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870" w:firstLine="720"/>
        <w:rPr>
          <w:ins w:author="Revathi T" w:id="10" w:date="2026-09-24T07:06:09Z"/>
          <w:del w:author="Dhanu Dhanu" w:id="11" w:date="2026-09-24T11:42:31Z"/>
          <w:rFonts w:ascii="Arial" w:cs="Arial" w:eastAsia="Arial" w:hAnsi="Arial"/>
          <w:b w:val="0"/>
          <w:bCs w:val="0"/>
          <w:i w:val="0"/>
          <w:iCs w:val="0"/>
          <w:smallCaps w:val="0"/>
          <w:strike w:val="0"/>
          <w:color w:val="000000"/>
          <w:sz w:val="22"/>
          <w:szCs w:val="22"/>
          <w:u w:val="none"/>
          <w:shd w:fill="auto" w:val="clear"/>
          <w:vertAlign w:val="baseline"/>
          <w:rPrChange w:author="Aneesraj M" w:id="13" w:date="2026-09-25T07:13:55Z">
            <w:rPr/>
          </w:rPrChange>
        </w:rPr>
        <w:pPrChange w:author="Aneesraj M" w:id="0" w:date="2026-09-25T07:13:55Z">
          <w:pPr>
            <w:ind w:left="570" w:right="870" w:firstLine="0"/>
          </w:pPr>
        </w:pPrChange>
      </w:pPr>
      <w:ins w:author="DHARSHAN M" w:id="3" w:date="2026-09-24T13:34:22Z">
        <w:del w:author="Anonymous" w:id="4" w:date="2026-09-25T05:59:55Z">
          <w:r w:rsidDel="00000000" w:rsidR="00000000" w:rsidRPr="00000000">
            <w:rPr>
              <w:sz w:val="10"/>
              <w:szCs w:val="10"/>
              <w:rtl w:val="0"/>
              <w:rPrChange w:author="DHARSHAN M" w:id="5" w:date="2026-09-24T13:34:22Z">
                <w:rPr/>
              </w:rPrChange>
            </w:rPr>
            <w:delText xml:space="preserve"> </w:delText>
          </w:r>
        </w:del>
      </w:ins>
      <w:ins w:author="DELIGHT WORLD 1.0" w:id="6" w:date="2026-09-24T13:42:20Z">
        <w:r w:rsidDel="00000000" w:rsidR="00000000" w:rsidRPr="00000000">
          <w:rPr>
            <w:sz w:val="10"/>
            <w:szCs w:val="10"/>
            <w:rtl w:val="0"/>
            <w:rPrChange w:author="DELIGHT WORLD 1.0" w:id="7" w:date="2026-09-24T13:42:20Z">
              <w:rPr/>
            </w:rPrChange>
          </w:rPr>
          <w:t xml:space="preserve">wdwdwd</w:t>
        </w:r>
      </w:ins>
      <w:ins w:author="Gobika Suresh" w:id="8" w:date="2026-09-24T12:17:13Z">
        <w:del w:author="DELIGHT WORLD 1.0" w:id="6" w:date="2026-09-24T13:42:20Z">
          <w:r w:rsidDel="00000000" w:rsidR="00000000" w:rsidRPr="00000000">
            <w:rPr>
              <w:sz w:val="10"/>
              <w:szCs w:val="10"/>
              <w:rtl w:val="0"/>
              <w:rPrChange w:author="DELIGHT WORLD 1.0" w:id="7" w:date="2026-09-24T13:42:20Z">
                <w:rPr/>
              </w:rPrChange>
            </w:rPr>
            <w:delText xml:space="preserve">q</w:delText>
          </w:r>
        </w:del>
      </w:ins>
      <w:del w:author="DELIGHT WORLD 1.0" w:id="6" w:date="2026-09-24T13:42:20Z"/>
      <w:ins w:author="Gobi Gobi" w:id="9" w:date="2026-09-24T06:42:50Z">
        <w:del w:author="DELIGHT WORLD 1.0" w:id="6" w:date="2026-09-24T13:42:20Z">
          <w:r w:rsidDel="00000000" w:rsidR="00000000" w:rsidRPr="00000000">
            <w:rPr>
              <w:sz w:val="10"/>
              <w:szCs w:val="10"/>
              <w:rtl w:val="0"/>
              <w:rPrChange w:author="DELIGHT WORLD 1.0" w:id="7" w:date="2026-09-24T13:42:20Z">
                <w:rPr/>
              </w:rPrChange>
            </w:rPr>
            <w:delText xml:space="preserve">Documents </w:delText>
          </w:r>
        </w:del>
      </w:ins>
      <w:ins w:author="Revathi T" w:id="10" w:date="2026-09-24T07:06:09Z">
        <w:del w:author="Dhanu Dhanu" w:id="11" w:date="2026-09-24T11:42:31Z">
          <w:r w:rsidDel="00000000" w:rsidR="00000000" w:rsidRPr="00000000">
            <w:rPr>
              <w:rtl w:val="0"/>
            </w:rPr>
          </w:r>
        </w:del>
      </w:ins>
    </w:p>
    <w:p w:rsidR="00000000" w:rsidDel="00000000" w:rsidP="00000000" w:rsidRDefault="00000000" w:rsidRPr="00000000" w14:paraId="00000002">
      <w:pPr>
        <w:ind w:left="570" w:right="870" w:firstLine="0"/>
        <w:rPr>
          <w:ins w:author="Revathi T" w:id="10" w:date="2026-09-24T07:06:09Z"/>
          <w:del w:author="Anonymous" w:id="14" w:date="2026-09-24T07:44:48Z"/>
          <w:sz w:val="10"/>
          <w:szCs w:val="10"/>
          <w:rPrChange w:author="dhanusri mahesh" w:id="15" w:date="2026-09-24T13:01:45Z">
            <w:rPr/>
          </w:rPrChange>
        </w:rPr>
        <w:pPrChange w:author="dhanusri mahesh" w:id="0" w:date="2026-09-24T13:01:45Z">
          <w:pPr>
            <w:ind w:left="570" w:right="870" w:firstLine="0"/>
          </w:pPr>
        </w:pPrChange>
      </w:pPr>
      <w:ins w:author="Revathi T" w:id="10" w:date="2026-09-24T07:06:09Z">
        <w:del w:author="Anonymous" w:id="14" w:date="2026-09-24T07:44:48Z">
          <w:r w:rsidDel="00000000" w:rsidR="00000000" w:rsidRPr="00000000">
            <w:rPr>
              <w:rtl w:val="0"/>
            </w:rPr>
          </w:r>
        </w:del>
      </w:ins>
    </w:p>
    <w:p w:rsidR="00000000" w:rsidDel="00000000" w:rsidP="00000000" w:rsidRDefault="00000000" w:rsidRPr="00000000" w14:paraId="00000003">
      <w:pPr>
        <w:ind w:left="570" w:right="870" w:firstLine="0"/>
        <w:rPr>
          <w:ins w:author="Revathi T" w:id="10" w:date="2026-09-24T07:06:09Z"/>
          <w:del w:author="Anonymous" w:id="14" w:date="2026-09-24T07:44:48Z"/>
          <w:sz w:val="10"/>
          <w:szCs w:val="10"/>
          <w:rPrChange w:author="Revathi T" w:id="16" w:date="2026-09-24T07:06:09Z">
            <w:rPr/>
          </w:rPrChange>
        </w:rPr>
      </w:pPr>
      <w:ins w:author="Revathi T" w:id="10" w:date="2026-09-24T07:06:09Z">
        <w:del w:author="Anonymous" w:id="14" w:date="2026-09-24T07:44:48Z">
          <w:r w:rsidDel="00000000" w:rsidR="00000000" w:rsidRPr="00000000">
            <w:rPr>
              <w:rtl w:val="0"/>
            </w:rPr>
          </w:r>
        </w:del>
      </w:ins>
    </w:p>
    <w:p w:rsidR="00000000" w:rsidDel="00000000" w:rsidP="00000000" w:rsidRDefault="00000000" w:rsidRPr="00000000" w14:paraId="00000004">
      <w:pPr>
        <w:ind w:left="570" w:right="870" w:firstLine="0"/>
        <w:rPr>
          <w:ins w:author="Revathi T" w:id="10" w:date="2026-09-24T07:06:09Z"/>
          <w:del w:author="Anonymous" w:id="14" w:date="2026-09-24T07:44:48Z"/>
          <w:sz w:val="10"/>
          <w:szCs w:val="10"/>
          <w:rPrChange w:author="Revathi T" w:id="16" w:date="2026-09-24T07:06:09Z">
            <w:rPr/>
          </w:rPrChange>
        </w:rPr>
      </w:pPr>
      <w:ins w:author="Revathi T" w:id="10" w:date="2026-09-24T07:06:09Z">
        <w:del w:author="Anonymous" w:id="14" w:date="2026-09-24T07:44:48Z">
          <w:r w:rsidDel="00000000" w:rsidR="00000000" w:rsidRPr="00000000">
            <w:rPr>
              <w:rtl w:val="0"/>
            </w:rPr>
          </w:r>
        </w:del>
      </w:ins>
    </w:p>
    <w:p w:rsidR="00000000" w:rsidDel="00000000" w:rsidP="00000000" w:rsidRDefault="00000000" w:rsidRPr="00000000" w14:paraId="00000005">
      <w:pPr>
        <w:numPr>
          <w:ilvl w:val="0"/>
          <w:numId w:val="1"/>
        </w:numPr>
        <w:ind w:left="720" w:right="870" w:hanging="360"/>
        <w:rPr>
          <w:ins w:author="Dhanu Dhanu" w:id="11" w:date="2026-09-24T11:42:31Z"/>
          <w:del w:author="Anonymous" w:id="14" w:date="2026-09-24T07:44:48Z"/>
          <w:sz w:val="10"/>
          <w:szCs w:val="10"/>
          <w:rPrChange w:author="Vidhya" w:id="18" w:date="2026-09-24T23:23:09Z">
            <w:rPr>
              <w:sz w:val="10"/>
              <w:szCs w:val="10"/>
            </w:rPr>
          </w:rPrChange>
        </w:rPr>
        <w:pPrChange w:author="Vidhya" w:id="0" w:date="2026-09-24T23:23:09Z">
          <w:pPr>
            <w:numPr>
              <w:ilvl w:val="0"/>
              <w:numId w:val="19"/>
            </w:numPr>
            <w:ind w:left="720" w:right="870" w:hanging="360"/>
          </w:pPr>
        </w:pPrChange>
      </w:pPr>
      <w:ins w:author="Dhanu Dhanu" w:id="11" w:date="2026-09-24T11:42:31Z">
        <w:del w:author="Anonymous" w:id="14" w:date="2026-09-24T07:44:48Z">
          <w:r w:rsidDel="00000000" w:rsidR="00000000" w:rsidRPr="00000000">
            <w:rPr>
              <w:rtl w:val="0"/>
            </w:rPr>
          </w:r>
        </w:del>
      </w:ins>
    </w:p>
    <w:p w:rsidR="00000000" w:rsidDel="00000000" w:rsidP="00000000" w:rsidRDefault="00000000" w:rsidRPr="00000000" w14:paraId="00000006">
      <w:pPr>
        <w:ind w:left="570" w:right="870" w:firstLine="0"/>
        <w:rPr>
          <w:ins w:author="Gobi Gobi" w:id="9" w:date="2026-09-24T06:42:50Z"/>
          <w:del w:author="Anonymous" w:id="14" w:date="2026-09-24T07:44:48Z"/>
          <w:rPrChange w:author="Dhanu Dhanu" w:id="19" w:date="2026-09-24T11:42:31Z">
            <w:rPr/>
          </w:rPrChange>
        </w:rPr>
      </w:pPr>
      <w:ins w:author="Gobi Gobi" w:id="9" w:date="2026-09-24T06:42:50Z">
        <w:del w:author="Anonymous" w:id="14" w:date="2026-09-24T07:44:48Z">
          <w:r w:rsidDel="00000000" w:rsidR="00000000" w:rsidRPr="00000000">
            <w:rPr>
              <w:rtl w:val="0"/>
            </w:rPr>
          </w:r>
        </w:del>
      </w:ins>
    </w:p>
    <w:p w:rsidR="00000000" w:rsidDel="00000000" w:rsidP="00000000" w:rsidRDefault="00000000" w:rsidRPr="00000000" w14:paraId="00000007">
      <w:pPr>
        <w:ind w:left="570" w:right="870" w:firstLine="0"/>
        <w:rPr>
          <w:ins w:author="Gopikasaravanan" w:id="38" w:date="2026-09-24T04:46:08Z"/>
          <w:del w:author="Anonymous" w:id="14" w:date="2026-09-24T07:44:48Z"/>
          <w:sz w:val="14"/>
          <w:szCs w:val="14"/>
          <w:rPrChange w:author="manoj mohan" w:id="39" w:date="2026-09-24T05:29:41Z">
            <w:rPr/>
          </w:rPrChange>
        </w:rPr>
        <w:pPrChange w:author="Anonymous" w:id="0" w:date="2026-09-24T05:39:48Z">
          <w:pPr/>
        </w:pPrChange>
      </w:pPr>
      <w:ins w:author="SHIBIRAJ" w:id="20" w:date="2026-09-24T06:36:18Z">
        <w:del w:author="Anonymous" w:id="14" w:date="2026-09-24T07:44:48Z">
          <w:r w:rsidDel="00000000" w:rsidR="00000000" w:rsidRPr="00000000">
            <w:rPr>
              <w:sz w:val="10"/>
              <w:szCs w:val="10"/>
              <w:rtl w:val="0"/>
              <w:rPrChange w:author="SHIBIRAJ" w:id="21" w:date="2026-09-24T06:36:18Z">
                <w:rPr/>
              </w:rPrChange>
            </w:rPr>
            <w:delText xml:space="preserve">`</w:delText>
          </w:r>
        </w:del>
      </w:ins>
      <w:del w:author="Anonymous" w:id="14" w:date="2026-09-24T07:44:48Z"/>
      <w:ins w:author="Anonymous" w:id="22" w:date="2026-09-24T06:22:01Z">
        <w:del w:author="Anonymous" w:id="14" w:date="2026-09-24T07:44:48Z">
          <w:r w:rsidDel="00000000" w:rsidR="00000000" w:rsidRPr="00000000">
            <w:rPr>
              <w:sz w:val="10"/>
              <w:szCs w:val="10"/>
              <w:rtl w:val="0"/>
              <w:rPrChange w:author="Anonymous" w:id="23" w:date="2026-09-24T06:22:01Z">
                <w:rPr/>
              </w:rPrChange>
            </w:rPr>
            <w:delText xml:space="preserve">skiul</w:delText>
          </w:r>
        </w:del>
      </w:ins>
      <w:del w:author="Anonymous" w:id="14" w:date="2026-09-24T07:44:48Z"/>
      <w:ins w:author="Anonymous" w:id="24" w:date="2026-09-24T06:03:55Z">
        <w:del w:author="Anonymous" w:id="14" w:date="2026-09-24T07:44:48Z">
          <w:r w:rsidDel="00000000" w:rsidR="00000000" w:rsidRPr="00000000">
            <w:rPr>
              <w:sz w:val="10"/>
              <w:szCs w:val="10"/>
              <w:rtl w:val="0"/>
              <w:rPrChange w:author="Anonymous" w:id="25" w:date="2026-09-24T06:03:55Z">
                <w:rPr/>
              </w:rPrChange>
            </w:rPr>
            <w:delText xml:space="preserve"> </w:delText>
          </w:r>
        </w:del>
      </w:ins>
      <w:del w:author="Anonymous" w:id="14" w:date="2026-09-24T07:44:48Z"/>
      <w:ins w:author="V Logeswari" w:id="26" w:date="2026-09-24T05:51:31Z">
        <w:del w:author="Anonymous" w:id="14" w:date="2026-09-24T07:44:48Z">
          <w:r w:rsidDel="00000000" w:rsidR="00000000" w:rsidRPr="00000000">
            <w:rPr>
              <w:sz w:val="10"/>
              <w:szCs w:val="10"/>
              <w:rtl w:val="0"/>
              <w:rPrChange w:author="V Logeswari" w:id="27" w:date="2026-09-24T05:51:31Z">
                <w:rPr/>
              </w:rPrChange>
            </w:rPr>
            <w:delText xml:space="preserve">sss</w:delText>
          </w:r>
        </w:del>
      </w:ins>
      <w:del w:author="Anonymous" w:id="14" w:date="2026-09-24T07:44:48Z"/>
      <w:ins w:author="Kaa Veeran" w:id="28" w:date="2026-09-24T05:37:28Z">
        <w:del w:author="Anonymous" w:id="14" w:date="2026-09-24T07:44:48Z">
          <w:r w:rsidDel="00000000" w:rsidR="00000000" w:rsidRPr="00000000">
            <w:rPr>
              <w:sz w:val="10"/>
              <w:szCs w:val="10"/>
              <w:rtl w:val="0"/>
              <w:rPrChange w:author="Kaa Veeran" w:id="29" w:date="2026-09-24T05:37:28Z">
                <w:rPr/>
              </w:rPrChange>
            </w:rPr>
            <w:delText xml:space="preserve"> </w:delText>
          </w:r>
        </w:del>
      </w:ins>
      <w:del w:author="Anonymous" w:id="14" w:date="2026-09-24T07:44:48Z"/>
      <w:ins w:author="Yogeswari" w:id="30" w:date="2026-09-24T05:25:52Z">
        <w:del w:author="Anonymous" w:id="14" w:date="2026-09-24T07:44:48Z">
          <w:r w:rsidDel="00000000" w:rsidR="00000000" w:rsidRPr="00000000">
            <w:rPr>
              <w:sz w:val="10"/>
              <w:szCs w:val="10"/>
              <w:rtl w:val="0"/>
              <w:rPrChange w:author="Yogeswari" w:id="31" w:date="2026-09-24T05:25:52Z">
                <w:rPr/>
              </w:rPrChange>
            </w:rPr>
            <w:delText xml:space="preserve">fit</w:delText>
          </w:r>
        </w:del>
      </w:ins>
      <w:del w:author="Anonymous" w:id="14" w:date="2026-09-24T07:44:48Z"/>
      <w:ins w:author="PREMA" w:id="32" w:date="2026-09-24T03:49:43Z">
        <w:del w:author="Anonymous" w:id="14" w:date="2026-09-24T07:44:48Z">
          <w:r w:rsidDel="00000000" w:rsidR="00000000" w:rsidRPr="00000000">
            <w:rPr>
              <w:rtl w:val="0"/>
              <w:rPrChange w:author="Gopikasaravanan" w:id="33" w:date="2026-09-24T04:46:08Z">
                <w:rPr/>
              </w:rPrChange>
            </w:rPr>
            <w:delText xml:space="preserve">cccc</w:delText>
          </w:r>
        </w:del>
      </w:ins>
      <w:del w:author="Anonymous" w:id="14" w:date="2026-09-24T07:44:48Z"/>
      <w:ins w:author="PREMA" w:id="34" w:date="2026-09-24T03:49:26Z">
        <w:del w:author="Anonymous" w:id="14" w:date="2026-09-24T07:44:48Z">
          <w:r w:rsidDel="00000000" w:rsidR="00000000" w:rsidRPr="00000000">
            <w:rPr>
              <w:rtl w:val="0"/>
              <w:rPrChange w:author="Gopikasaravanan" w:id="33" w:date="2026-09-24T04:46:08Z">
                <w:rPr/>
              </w:rPrChange>
            </w:rPr>
            <w:delText xml:space="preserve">a</w:delText>
          </w:r>
        </w:del>
      </w:ins>
      <w:del w:author="Anonymous" w:id="14" w:date="2026-09-24T07:44:48Z"/>
      <w:ins w:author="PREMA" w:id="35" w:date="2026-09-24T03:49:24Z">
        <w:del w:author="Anonymous" w:id="14" w:date="2026-09-24T07:44:48Z">
          <w:r w:rsidDel="00000000" w:rsidR="00000000" w:rsidRPr="00000000">
            <w:rPr>
              <w:rtl w:val="0"/>
              <w:rPrChange w:author="Gopikasaravanan" w:id="33" w:date="2026-09-24T04:46:08Z">
                <w:rPr/>
              </w:rPrChange>
            </w:rPr>
            <w:delText xml:space="preserve">a</w:delText>
          </w:r>
        </w:del>
      </w:ins>
      <w:del w:author="Anonymous" w:id="14" w:date="2026-09-24T07:44:48Z"/>
      <w:ins w:author="Madhumitha M" w:id="36" w:date="2026-09-24T05:21:49Z">
        <w:del w:author="Anonymous" w:id="14" w:date="2026-09-24T07:44:48Z">
          <w:r w:rsidDel="00000000" w:rsidR="00000000" w:rsidRPr="00000000">
            <w:rPr>
              <w:sz w:val="10"/>
              <w:szCs w:val="10"/>
              <w:rtl w:val="0"/>
              <w:rPrChange w:author="Madhumitha M" w:id="37" w:date="2026-09-24T05:21:49Z">
                <w:rPr/>
              </w:rPrChange>
            </w:rPr>
            <w:delText xml:space="preserve">ஹ்ஹ</w:delText>
          </w:r>
        </w:del>
      </w:ins>
      <w:del w:author="Anonymous" w:id="14" w:date="2026-09-24T07:44:48Z"/>
      <w:ins w:author="Gopikasaravanan" w:id="38" w:date="2026-09-24T04:46:08Z">
        <w:del w:author="Anonymous" w:id="14" w:date="2026-09-24T07:44:48Z">
          <w:r w:rsidDel="00000000" w:rsidR="00000000" w:rsidRPr="00000000">
            <w:rPr>
              <w:rtl w:val="0"/>
            </w:rPr>
          </w:r>
        </w:del>
      </w:ins>
    </w:p>
    <w:tbl>
      <w:tblPr>
        <w:tblStyle w:val="Table1"/>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Gopikasaravanan" w:id="38" w:date="2026-09-24T04:46:08Z"/>
          <w:del w:author="Anonymous" w:id="14" w:date="2026-09-24T07:44:48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08">
            <w:pPr>
              <w:pStyle w:val="Heading2"/>
              <w:widowControl w:val="0"/>
              <w:spacing w:after="120" w:before="120" w:line="240" w:lineRule="auto"/>
              <w:rPr>
                <w:ins w:author="Gopikasaravanan" w:id="38" w:date="2026-09-24T04:46:08Z"/>
                <w:del w:author="Anonymous" w:id="14" w:date="2026-09-24T07:44:48Z"/>
                <w:sz w:val="22"/>
                <w:szCs w:val="22"/>
                <w:rPrChange w:author="Sowmiya Dhanasekar" w:id="41" w:date="2026-09-25T04:37:54Z">
                  <w:rPr/>
                </w:rPrChange>
              </w:rPr>
            </w:pPr>
            <w:ins w:author="Gopikasaravanan" w:id="38" w:date="2026-09-24T04:46:08Z">
              <w:del w:author="Anonymous" w:id="14" w:date="2026-09-24T07:44:48Z">
                <w:bookmarkStart w:colFirst="0" w:colLast="0" w:name="_3i3d9rrnxulc" w:id="0"/>
                <w:bookmarkEnd w:id="0"/>
                <w:r w:rsidDel="00000000" w:rsidR="00000000" w:rsidRPr="00000000">
                  <w:rPr>
                    <w:rtl w:val="0"/>
                    <w:rPrChange w:author="Gopikasaravanan" w:id="33" w:date="2026-09-24T04:46:08Z">
                      <w:rPr/>
                    </w:rPrChange>
                  </w:rPr>
                  <w:delText xml:space="preserve">Project assets</w:delText>
                </w:r>
                <w:r w:rsidDel="00000000" w:rsidR="00000000" w:rsidRPr="00000000">
                  <w:rPr>
                    <w:rtl w:val="0"/>
                  </w:rPr>
                </w:r>
              </w:del>
            </w:ins>
          </w:p>
        </w:tc>
      </w:tr>
      <w:tr>
        <w:trPr>
          <w:cantSplit w:val="0"/>
          <w:tblHeader w:val="1"/>
          <w:ins w:author="Gopikasaravanan" w:id="38" w:date="2026-09-24T04:46:08Z"/>
          <w:del w:author="Anonymous" w:id="14" w:date="2026-09-24T07:44:48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Gopikasaravanan" w:id="38" w:date="2026-09-24T04:46:08Z">
              <w:del w:author="Anonymous" w:id="14" w:date="2026-09-24T07:44:48Z">
                <w:r w:rsidDel="00000000" w:rsidR="00000000" w:rsidRPr="00000000">
                  <w:rPr>
                    <w:rPrChange w:author="Gopikasaravanan" w:id="33" w:date="2026-09-24T04:46:08Z">
                      <w:rPr/>
                    </w:rPrChange>
                  </w:rPr>
                  <w:drawing>
                    <wp:inline distB="19050" distT="19050" distL="19050" distR="19050">
                      <wp:extent cx="190500" cy="152400"/>
                      <wp:effectExtent b="0" l="0" r="0" t="0"/>
                      <wp:docPr descr="Files" id="58" name="image5.png"/>
                      <a:graphic>
                        <a:graphicData uri="http://schemas.openxmlformats.org/drawingml/2006/picture">
                          <pic:pic>
                            <pic:nvPicPr>
                              <pic:cNvPr descr="Files" id="0" name="image5.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Gopikasaravanan" w:id="33" w:date="2026-09-24T04:46:08Z">
                      <w:rPr/>
                    </w:rPrChange>
                  </w:rPr>
                  <w:delText xml:space="preserve"> </w:delText>
                </w:r>
                <w:r w:rsidDel="00000000" w:rsidR="00000000" w:rsidRPr="00000000">
                  <w:rPr>
                    <w:rtl w:val="0"/>
                    <w:rPrChange w:author="Gopikasaravanan" w:id="33" w:date="2026-09-24T04:46:08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Gopikasaravanan" w:id="38" w:date="2026-09-24T04:46:08Z">
              <w:del w:author="Anonymous" w:id="14" w:date="2026-09-24T07:44:48Z">
                <w:r w:rsidDel="00000000" w:rsidR="00000000" w:rsidRPr="00000000">
                  <w:rPr>
                    <w:rPrChange w:author="Gopikasaravanan" w:id="33" w:date="2026-09-24T04:46:08Z">
                      <w:rPr/>
                    </w:rPrChange>
                  </w:rPr>
                  <w:drawing>
                    <wp:inline distB="19050" distT="19050" distL="19050" distR="19050">
                      <wp:extent cx="190500" cy="152400"/>
                      <wp:effectExtent b="0" l="0" r="0" t="0"/>
                      <wp:docPr descr="No type" id="57" name="image25.png"/>
                      <a:graphic>
                        <a:graphicData uri="http://schemas.openxmlformats.org/drawingml/2006/picture">
                          <pic:pic>
                            <pic:nvPicPr>
                              <pic:cNvPr descr="No type" id="0" name="image25.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Gopikasaravanan" w:id="33" w:date="2026-09-24T04:46:08Z">
                      <w:rPr/>
                    </w:rPrChange>
                  </w:rPr>
                  <w:delText xml:space="preserve"> </w:delText>
                </w:r>
                <w:r w:rsidDel="00000000" w:rsidR="00000000" w:rsidRPr="00000000">
                  <w:rPr>
                    <w:rtl w:val="0"/>
                    <w:rPrChange w:author="Gopikasaravanan" w:id="33" w:date="2026-09-24T04:46:08Z">
                      <w:rPr/>
                    </w:rPrChange>
                  </w:rPr>
                  <w:delText xml:space="preserve">Des</w:delText>
                </w:r>
              </w:del>
            </w:ins>
            <w:ins w:author="DEEPACHANDIRAN V" w:id="42" w:date="2026-09-25T08:24:22Z">
              <w:del w:author="Anonymous" w:id="14" w:date="2026-09-24T07:44:48Z">
                <w:r w:rsidDel="00000000" w:rsidR="00000000" w:rsidRPr="00000000">
                  <w:rPr>
                    <w:rtl w:val="0"/>
                    <w:rPrChange w:author="Gopikasaravanan" w:id="33" w:date="2026-09-24T04:46:08Z">
                      <w:rPr/>
                    </w:rPrChange>
                  </w:rPr>
                  <w:delText xml:space="preserve">mnbkz</w:delText>
                </w:r>
              </w:del>
            </w:ins>
            <w:ins w:author="Gopikasaravanan" w:id="38" w:date="2026-09-24T04:46:08Z">
              <w:del w:author="Anonymous" w:id="14" w:date="2026-09-24T07:44:48Z">
                <w:r w:rsidDel="00000000" w:rsidR="00000000" w:rsidRPr="00000000">
                  <w:rPr>
                    <w:rtl w:val="0"/>
                    <w:rPrChange w:author="Gopikasaravanan" w:id="33" w:date="2026-09-24T04:46:08Z">
                      <w:rPr/>
                    </w:rPrChange>
                  </w:rPr>
                  <w:delText xml:space="preserve">cription</w:delText>
                </w:r>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Gopikasaravanan" w:id="38" w:date="2026-09-24T04:46:08Z">
              <w:del w:author="Anonymous" w:id="14" w:date="2026-09-24T07:44:48Z">
                <w:r w:rsidDel="00000000" w:rsidR="00000000" w:rsidRPr="00000000">
                  <w:rPr>
                    <w:rPrChange w:author="Gopikasaravanan" w:id="33" w:date="2026-09-24T04:46:08Z">
                      <w:rPr/>
                    </w:rPrChange>
                  </w:rPr>
                  <w:drawing>
                    <wp:inline distB="19050" distT="19050" distL="19050" distR="19050">
                      <wp:extent cx="190500" cy="152400"/>
                      <wp:effectExtent b="0" l="0" r="0" t="0"/>
                      <wp:docPr descr="Dropdowns" id="96" name="image31.png"/>
                      <a:graphic>
                        <a:graphicData uri="http://schemas.openxmlformats.org/drawingml/2006/picture">
                          <pic:pic>
                            <pic:nvPicPr>
                              <pic:cNvPr descr="Dropdowns" id="0" name="image3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tl w:val="0"/>
                    <w:rPrChange w:author="Gopikasaravanan" w:id="33" w:date="2026-09-24T04:46:08Z">
                      <w:rPr/>
                    </w:rPrChange>
                  </w:rPr>
                  <w:delText xml:space="preserve"> </w:delText>
                </w:r>
                <w:r w:rsidDel="00000000" w:rsidR="00000000" w:rsidRPr="00000000">
                  <w:rPr>
                    <w:rtl w:val="0"/>
                    <w:rPrChange w:author="Gopikasaravanan" w:id="33" w:date="2026-09-24T04:46:08Z">
                      <w:rPr/>
                    </w:rPrChange>
                  </w:rPr>
                  <w:delText xml:space="preserve">Status</w:delText>
                </w:r>
                <w:r w:rsidDel="00000000" w:rsidR="00000000" w:rsidRPr="00000000">
                  <w:rPr>
                    <w:rtl w:val="0"/>
                  </w:rPr>
                </w:r>
              </w:del>
            </w:ins>
          </w:p>
        </w:tc>
      </w:tr>
      <w:tr>
        <w:trPr>
          <w:cantSplit w:val="0"/>
          <w:trHeight w:val="394.98046875" w:hRule="atLeast"/>
          <w:tblHeader w:val="0"/>
          <w:ins w:author="Gopikasaravanan" w:id="38" w:date="2026-09-24T04:46:08Z"/>
          <w:del w:author="Anonymous" w:id="14" w:date="2026-09-24T07:44:48Z"/>
          <w:trPrChange w:author="Anonymous" w:id="43" w:date="2026-09-25T05:44:30Z">
            <w:trPr>
              <w:cantSplit w:val="0"/>
              <w:tblHeader w:val="0"/>
            </w:trPr>
          </w:trPrChange>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Change w:author="Anonymous" w:id="43" w:date="2026-09-25T05:44:30Z">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dhanusri mahesh" w:id="44" w:date="2026-09-24T13:02:30Z">
              <w:del w:author="Anonymous" w:id="14" w:date="2026-09-24T07:44:48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r w:rsidDel="00000000" w:rsidR="00000000" w:rsidRPr="00000000">
                  <w:rPr>
                    <w:rtl w:val="0"/>
                    <w:rPrChange w:author="Gopikasaravanan" w:id="33" w:date="2026-09-24T04:46:08Z">
                      <w:rPr>
                        <w:color w:val="0000ee"/>
                        <w:u w:val="single"/>
                      </w:rPr>
                    </w:rPrChange>
                  </w:rPr>
                  <w:delText xml:space="preserve">FitBuddy – AI Fitness Plan Generator using Gemini Models</w:delText>
                </w:r>
                <w:r w:rsidDel="00000000" w:rsidR="00000000" w:rsidRPr="00000000">
                  <w:fldChar w:fldCharType="end"/>
                </w:r>
              </w:del>
            </w:ins>
            <w:ins w:author="Gopikasaravanan" w:id="38" w:date="2026-09-24T04:46:08Z">
              <w:del w:author="Anonymous" w:id="14" w:date="2026-09-24T07:44:48Z">
                <w:r w:rsidDel="00000000" w:rsidR="00000000" w:rsidRPr="00000000">
                  <w:rPr>
                    <w:rtl w:val="0"/>
                    <w:rPrChange w:author="Gopikasaravanan" w:id="33" w:date="2026-09-24T04:46:08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Change w:author="Anonymous" w:id="43" w:date="2026-09-25T05:44:30Z">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ins w:author="Gopikasaravanan" w:id="38" w:date="2026-09-24T04:46:08Z"/>
                <w:del w:author="Anonymous" w:id="14" w:date="2026-09-24T07:44:48Z"/>
                <w:rPrChange w:author="Gopikasaravanan" w:id="33" w:date="2026-09-24T04:46:08Z">
                  <w:rPr/>
                </w:rPrChange>
              </w:rPr>
              <w:pPrChange w:author="Vanitha D" w:id="0" w:date="2026-09-24T15:20:41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ins w:author="Gopikasaravanan" w:id="38" w:date="2026-09-24T04:46:08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Change w:author="Anonymous" w:id="43" w:date="2026-09-25T05:44:30Z">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Gopikasaravanan" w:id="38" w:date="2026-09-24T04:46:08Z">
              <w:del w:author="Anonymous" w:id="14" w:date="2026-09-24T07:44:48Z">
                <w:sdt>
                  <w:sdtPr>
                    <w:alias w:val="Review status"/>
                    <w:id w:val="97810422"/>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Gopikasaravanan" w:id="38" w:date="2026-09-24T04:46:08Z"/>
          <w:del w:author="Anonymous" w:id="14"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Nishan S" w:id="46" w:date="2026-09-25T06:53:59Z"/>
                <w:del w:author="Anonymous" w:id="14" w:date="2026-09-24T07:44:48Z"/>
                <w:rPrChange w:author="Nishan S" w:id="47" w:date="2026-09-25T06:53:59Z">
                  <w:rPr/>
                </w:rPrChange>
              </w:rPr>
            </w:pPr>
            <w:ins w:author="Nishan S" w:id="46" w:date="2026-09-25T06:53:59Z">
              <w:del w:author="Anonymous" w:id="14" w:date="2026-09-24T07:44:48Z">
                <w:r w:rsidDel="00000000" w:rsidR="00000000" w:rsidRPr="00000000">
                  <w:rPr>
                    <w:rtl w:val="0"/>
                  </w:rPr>
                </w:r>
              </w:del>
            </w:ins>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Nishan S" w:id="47" w:date="2026-09-25T06:53:59Z">
                  <w:rPr/>
                </w:rPrChange>
              </w:rPr>
            </w:pPr>
            <w:ins w:author="Gopikasaravanan" w:id="38" w:date="2026-09-24T04:46:08Z">
              <w:del w:author="Anonymous" w:id="14" w:date="2026-09-24T07:44:48Z">
                <w:r w:rsidDel="00000000" w:rsidR="00000000" w:rsidRPr="00000000">
                  <w:rPr>
                    <w:rtl w:val="0"/>
                    <w:rPrChange w:author="Nishan S" w:id="47" w:date="2026-09-25T06:53:59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Gopikasaravanan" w:id="38" w:date="2026-09-24T04:46:08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Gopikasaravanan" w:id="38" w:date="2026-09-24T04:46:08Z">
              <w:del w:author="Anonymous" w:id="14" w:date="2026-09-24T07:44:48Z">
                <w:sdt>
                  <w:sdtPr>
                    <w:alias w:val="Review status"/>
                    <w:id w:val="-1336222850"/>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Gopikasaravanan" w:id="38" w:date="2026-09-24T04:46:08Z"/>
          <w:del w:author="Anonymous" w:id="14"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Gopikasaravanan" w:id="38" w:date="2026-09-24T04:46:08Z">
              <w:del w:author="Anonymous" w:id="14" w:date="2026-09-24T07:44:48Z">
                <w:r w:rsidDel="00000000" w:rsidR="00000000" w:rsidRPr="00000000">
                  <w:rPr>
                    <w:rtl w:val="0"/>
                    <w:rPrChange w:author="Gopikasaravanan" w:id="33" w:date="2026-09-24T04:46:08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Gopikasaravanan" w:id="38" w:date="2026-09-24T04:46:08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Gopikasaravanan" w:id="38" w:date="2026-09-24T04:46:08Z">
              <w:del w:author="Anonymous" w:id="14" w:date="2026-09-24T07:44:48Z">
                <w:sdt>
                  <w:sdtPr>
                    <w:alias w:val="Review status"/>
                    <w:id w:val="1948178960"/>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rHeight w:val="414.990234375" w:hRule="atLeast"/>
          <w:tblHeader w:val="0"/>
          <w:ins w:author="Gopikasaravanan" w:id="38" w:date="2026-09-24T04:46:08Z"/>
          <w:del w:author="Anonymous" w:id="14" w:date="2026-09-24T07:44:48Z"/>
          <w:trPrChange w:author="Ahana Mani" w:id="48" w:date="2026-09-24T10:11:31Z">
            <w:trPr>
              <w:cantSplit w:val="0"/>
              <w:tblHeader w:val="0"/>
            </w:trPr>
          </w:trPrChange>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Change w:author="Ahana Mani" w:id="48" w:date="2026-09-24T10:11:31Z">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Dharshu17 Dharshu17" w:id="49" w:date="2026-09-24T07:06:42Z">
              <w:del w:author="Anonymous" w:id="14" w:date="2026-09-24T07:44:48Z">
                <w:r w:rsidDel="00000000" w:rsidR="00000000" w:rsidRPr="00000000">
                  <w:rPr>
                    <w:sz w:val="10"/>
                    <w:szCs w:val="10"/>
                    <w:rtl w:val="0"/>
                    <w:rPrChange w:author="Dharshu17 Dharshu17" w:id="50" w:date="2026-09-24T07:06:42Z">
                      <w:rPr/>
                    </w:rPrChange>
                  </w:rPr>
                  <w:delText xml:space="preserve">kZfNn7RalKlu_HQYkRIRoVUGQPLY</w:delText>
                </w:r>
              </w:del>
            </w:ins>
            <w:ins w:author="Gopikasaravanan" w:id="38" w:date="2026-09-24T04:46:08Z">
              <w:del w:author="Anonymous" w:id="14" w:date="2026-09-24T07:44:48Z">
                <w:r w:rsidDel="00000000" w:rsidR="00000000" w:rsidRPr="00000000">
                  <w:rPr>
                    <w:sz w:val="10"/>
                    <w:szCs w:val="10"/>
                    <w:rtl w:val="0"/>
                    <w:rPrChange w:author="Dharshu17 Dharshu17" w:id="50" w:date="2026-09-24T07:06:42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Change w:author="Ahana Mani" w:id="48" w:date="2026-09-24T10:11:31Z">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Gopikasaravanan" w:id="38" w:date="2026-09-24T04:46:08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Change w:author="Ahana Mani" w:id="48" w:date="2026-09-24T10:11:31Z">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opikasaravanan" w:id="38" w:date="2026-09-24T04:46:08Z"/>
                <w:del w:author="Anonymous" w:id="14" w:date="2026-09-24T07:44:48Z"/>
                <w:rPrChange w:author="Gopikasaravanan" w:id="33" w:date="2026-09-24T04:46:08Z">
                  <w:rPr/>
                </w:rPrChange>
              </w:rPr>
            </w:pPr>
            <w:ins w:author="Yunus Sheriff Yasar Sheriff" w:id="51" w:date="2026-09-24T09:02:50Z">
              <w:del w:author="Anonymous" w:id="14" w:date="2026-09-24T07:44:48Z">
                <w:r w:rsidDel="00000000" w:rsidR="00000000" w:rsidRPr="00000000">
                  <w:rPr>
                    <w:rtl w:val="0"/>
                    <w:rPrChange w:author="Gopikasaravanan" w:id="33" w:date="2026-09-24T04:46:08Z">
                      <w:rPr/>
                    </w:rPrChange>
                  </w:rPr>
                  <w:delText xml:space="preserve"> </w:delText>
                </w:r>
              </w:del>
            </w:ins>
            <w:ins w:author="Gopikasaravanan" w:id="38" w:date="2026-09-24T04:46:08Z">
              <w:del w:author="Anonymous" w:id="14" w:date="2026-09-24T07:44:48Z">
                <w:sdt>
                  <w:sdtPr>
                    <w:alias w:val="Review status"/>
                    <w:id w:val="-1194348402"/>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01B">
      <w:pPr>
        <w:ind w:left="570" w:right="870" w:firstLine="0"/>
        <w:rPr>
          <w:ins w:author="Gopikasaravanan" w:id="38" w:date="2026-09-24T04:46:08Z"/>
          <w:del w:author="Anonymous" w:id="14" w:date="2026-09-24T07:44:48Z"/>
          <w:rPrChange w:author="Gopikasaravanan" w:id="33" w:date="2026-09-24T04:46:08Z">
            <w:rPr/>
          </w:rPrChange>
        </w:rPr>
        <w:pPrChange w:author="Ayisha Mubeena" w:id="0" w:date="2026-09-25T04:29:30Z">
          <w:pPr/>
        </w:pPrChange>
      </w:pPr>
      <w:ins w:author="Gopikasaravanan" w:id="38" w:date="2026-09-24T04:46:08Z">
        <w:del w:author="Anonymous" w:id="14" w:date="2026-09-24T07:44:48Z">
          <w:r w:rsidDel="00000000" w:rsidR="00000000" w:rsidRPr="00000000">
            <w:rPr>
              <w:rtl w:val="0"/>
            </w:rPr>
          </w:r>
        </w:del>
      </w:ins>
    </w:p>
    <w:p w:rsidR="00000000" w:rsidDel="00000000" w:rsidP="00000000" w:rsidRDefault="00000000" w:rsidRPr="00000000" w14:paraId="0000001C">
      <w:pPr>
        <w:rPr>
          <w:ins w:author="Jeevaroshika" w:id="53" w:date="2026-09-23T14:58:02Z"/>
          <w:del w:author="Anonymous" w:id="14" w:date="2026-09-24T07:44:48Z"/>
          <w:sz w:val="28"/>
          <w:szCs w:val="28"/>
          <w:rPrChange w:author="Saranyasai Saisaranya" w:id="54" w:date="2026-09-24T04:24:16Z">
            <w:rPr/>
          </w:rPrChange>
        </w:rPr>
        <w:pPrChange w:author="SATHYA V" w:id="0" w:date="2026-09-24T02:58:13Z">
          <w:pPr>
            <w:ind w:left="0" w:firstLine="0"/>
          </w:pPr>
        </w:pPrChange>
      </w:pPr>
      <w:ins w:author="Jeevaroshika" w:id="53" w:date="2026-09-23T14:58:02Z">
        <w:del w:author="Anonymous" w:id="14" w:date="2026-09-24T07:44:48Z">
          <w:r w:rsidDel="00000000" w:rsidR="00000000" w:rsidRPr="00000000">
            <w:rPr>
              <w:rtl w:val="0"/>
            </w:rPr>
          </w:r>
        </w:del>
      </w:ins>
    </w:p>
    <w:p w:rsidR="00000000" w:rsidDel="00000000" w:rsidP="00000000" w:rsidRDefault="00000000" w:rsidRPr="00000000" w14:paraId="0000001D">
      <w:pPr>
        <w:ind w:left="570" w:right="870" w:firstLine="0"/>
        <w:rPr>
          <w:ins w:author="Ayisha Mubeena" w:id="56" w:date="2026-09-25T04:29:30Z"/>
          <w:del w:author="Anonymous" w:id="14" w:date="2026-09-24T07:44:48Z"/>
          <w:sz w:val="14"/>
          <w:szCs w:val="14"/>
          <w:rPrChange w:author="Ayisha Mubeena" w:id="52" w:date="2026-09-25T04:29:30Z">
            <w:rPr/>
          </w:rPrChange>
        </w:rPr>
      </w:pPr>
      <w:ins w:author="Ayisha Mubeena" w:id="56" w:date="2026-09-25T04:29:30Z">
        <w:del w:author="Anonymous" w:id="14" w:date="2026-09-24T07:44:48Z">
          <w:r w:rsidDel="00000000" w:rsidR="00000000" w:rsidRPr="00000000">
            <w:rPr>
              <w:rtl w:val="0"/>
            </w:rPr>
          </w:r>
        </w:del>
      </w:ins>
    </w:p>
    <w:tbl>
      <w:tblPr>
        <w:tblStyle w:val="Table2"/>
        <w:tblpPr w:leftFromText="180" w:rightFromText="180" w:topFromText="180" w:bottomFromText="180" w:vertAnchor="text" w:horzAnchor="text" w:tblpX="-30" w:tblpY="0"/>
        <w:tblW w:w="117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6555"/>
        <w:gridCol w:w="2592"/>
        <w:tblGridChange w:id="0">
          <w:tblGrid>
            <w:gridCol w:w="2592"/>
            <w:gridCol w:w="6555"/>
            <w:gridCol w:w="2592"/>
          </w:tblGrid>
        </w:tblGridChange>
      </w:tblGrid>
      <w:tr>
        <w:trPr>
          <w:cantSplit w:val="0"/>
          <w:tblHeader w:val="1"/>
          <w:ins w:author="Ayisha Mubeena" w:id="56" w:date="2026-09-25T04:29:30Z"/>
          <w:del w:author="Anonymous" w:id="14" w:date="2026-09-24T07:44:48Z"/>
          <w:trPrChange w:author="Monisha J.R." w:id="57" w:date="2026-09-25T04:34:52Z">
            <w:trPr>
              <w:cantSplit w:val="0"/>
              <w:trHeight w:val="520" w:hRule="atLeast"/>
              <w:tblHeader w:val="1"/>
            </w:trPr>
          </w:trPrChange>
        </w:trPr>
        <w:tc>
          <w:tcPr>
            <w:gridSpan w:val="3"/>
            <w:tcBorders>
              <w:top w:color="bdc1c6" w:space="0" w:sz="8" w:val="single"/>
              <w:left w:color="000000" w:space="0" w:sz="0" w:val="nil"/>
              <w:bottom w:color="bdc1c6" w:space="0" w:sz="8" w:val="single"/>
              <w:right w:color="bdc1c6" w:space="0" w:sz="8" w:val="single"/>
            </w:tcBorders>
            <w:shd w:fill="f1f3f4" w:val="clear"/>
            <w:tcPrChange w:author="Monisha J.R." w:id="57" w:date="2026-09-25T04:34:52Z">
              <w:tcPr>
                <w:tcBorders>
                  <w:top w:color="bdc1c6" w:space="0" w:sz="8" w:val="single"/>
                  <w:left w:color="000000" w:space="0" w:sz="0" w:val="nil"/>
                  <w:bottom w:color="bdc1c6" w:space="0" w:sz="8" w:val="single"/>
                  <w:right w:color="bdc1c6" w:space="0" w:sz="8" w:val="single"/>
                </w:tcBorders>
                <w:shd w:fill="f1f3f4" w:val="clear"/>
              </w:tcPr>
            </w:tcPrChange>
          </w:tcPr>
          <w:p w:rsidR="00000000" w:rsidDel="00000000" w:rsidP="00000000" w:rsidRDefault="00000000" w:rsidRPr="00000000" w14:paraId="0000001E">
            <w:pPr>
              <w:pStyle w:val="Heading2"/>
              <w:widowControl w:val="0"/>
              <w:spacing w:before="120"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bookmarkStart w:colFirst="0" w:colLast="0" w:name="_3i3d9rrnxulc" w:id="0"/>
                <w:bookmarkEnd w:id="0"/>
                <w:r w:rsidDel="00000000" w:rsidR="00000000" w:rsidRPr="00000000">
                  <w:rPr>
                    <w:sz w:val="10"/>
                    <w:szCs w:val="10"/>
                    <w:rtl w:val="0"/>
                    <w:rPrChange w:author="Ayisha Mubeena" w:id="52" w:date="2026-09-25T04:29:30Z">
                      <w:rPr/>
                    </w:rPrChange>
                  </w:rPr>
                  <w:delText xml:space="preserve">Project assets</w:delText>
                </w:r>
              </w:del>
            </w:ins>
          </w:p>
        </w:tc>
      </w:tr>
      <w:tr>
        <w:trPr>
          <w:cantSplit w:val="0"/>
          <w:tblHeader w:val="1"/>
          <w:ins w:author="Ayisha Mubeena" w:id="56" w:date="2026-09-25T04:29:30Z"/>
          <w:del w:author="Anonymous" w:id="14" w:date="2026-09-24T07:44:48Z"/>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021">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rPr>
                    <w:sz w:val="10"/>
                    <w:szCs w:val="10"/>
                    <w:rPrChange w:author="Ayisha Mubeena" w:id="52" w:date="2026-09-25T04:29:30Z">
                      <w:rPr/>
                    </w:rPrChange>
                  </w:rPr>
                  <w:drawing>
                    <wp:inline distB="19050" distT="19050" distL="19050" distR="19050">
                      <wp:extent cx="190500" cy="152400"/>
                      <wp:effectExtent b="0" l="0" r="0" t="0"/>
                      <wp:docPr descr="Files" id="7" name="image5.png"/>
                      <a:graphic>
                        <a:graphicData uri="http://schemas.openxmlformats.org/drawingml/2006/picture">
                          <pic:pic>
                            <pic:nvPicPr>
                              <pic:cNvPr descr="Files" id="0" name="image5.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Ayisha Mubeena" w:id="52" w:date="2026-09-25T04:29:30Z">
                      <w:rPr/>
                    </w:rPrChange>
                  </w:rPr>
                  <w:delText xml:space="preserve"> File</w:delText>
                </w:r>
              </w:del>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22">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rPr>
                    <w:sz w:val="10"/>
                    <w:szCs w:val="10"/>
                    <w:rPrChange w:author="Ayisha Mubeena" w:id="52" w:date="2026-09-25T04:29:30Z">
                      <w:rPr/>
                    </w:rPrChange>
                  </w:rPr>
                  <w:drawing>
                    <wp:inline distB="19050" distT="19050" distL="19050" distR="19050">
                      <wp:extent cx="190500" cy="152400"/>
                      <wp:effectExtent b="0" l="0" r="0" t="0"/>
                      <wp:docPr descr="No type" id="94" name="image25.png"/>
                      <a:graphic>
                        <a:graphicData uri="http://schemas.openxmlformats.org/drawingml/2006/picture">
                          <pic:pic>
                            <pic:nvPicPr>
                              <pic:cNvPr descr="No type" id="0" name="image25.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Ayisha Mubeena" w:id="52" w:date="2026-09-25T04:29:30Z">
                      <w:rPr/>
                    </w:rPrChange>
                  </w:rPr>
                  <w:delText xml:space="preserve"> Description</w:delText>
                </w:r>
              </w:del>
            </w:ins>
          </w:p>
        </w:tc>
        <w:tc>
          <w:tcPr>
            <w:tcBorders>
              <w:top w:color="bdc1c6" w:space="0" w:sz="8" w:val="single"/>
              <w:left w:color="bdc1c6" w:space="0" w:sz="8" w:val="single"/>
              <w:bottom w:color="bdc1c6" w:space="0" w:sz="8" w:val="single"/>
              <w:right w:color="000000" w:space="0" w:sz="0" w:val="nil"/>
            </w:tcBorders>
            <w:shd w:fill="f1f3f4" w:val="clear"/>
            <w:vAlign w:val="bottom"/>
          </w:tcPr>
          <w:p w:rsidR="00000000" w:rsidDel="00000000" w:rsidP="00000000" w:rsidRDefault="00000000" w:rsidRPr="00000000" w14:paraId="00000023">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rPr>
                    <w:sz w:val="10"/>
                    <w:szCs w:val="10"/>
                    <w:rPrChange w:author="Ayisha Mubeena" w:id="52" w:date="2026-09-25T04:29:30Z">
                      <w:rPr/>
                    </w:rPrChange>
                  </w:rPr>
                  <w:drawing>
                    <wp:inline distB="19050" distT="19050" distL="19050" distR="19050">
                      <wp:extent cx="190500" cy="152400"/>
                      <wp:effectExtent b="0" l="0" r="0" t="0"/>
                      <wp:docPr descr="Dropdowns" id="44" name="image31.png"/>
                      <a:graphic>
                        <a:graphicData uri="http://schemas.openxmlformats.org/drawingml/2006/picture">
                          <pic:pic>
                            <pic:nvPicPr>
                              <pic:cNvPr descr="Dropdowns" id="0" name="image3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Ayisha Mubeena" w:id="52" w:date="2026-09-25T04:29:30Z">
                      <w:rPr/>
                    </w:rPrChange>
                  </w:rPr>
                  <w:delText xml:space="preserve"> Status</w:delText>
                </w:r>
              </w:del>
            </w:ins>
          </w:p>
        </w:tc>
      </w:tr>
      <w:tr>
        <w:trPr>
          <w:cantSplit w:val="0"/>
          <w:tblHeader w:val="0"/>
          <w:ins w:author="Ayisha Mubeena" w:id="56" w:date="2026-09-25T04:29:30Z"/>
          <w:del w:author="Anonymous" w:id="14" w:date="2026-09-24T07:44:48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4">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r w:rsidDel="00000000" w:rsidR="00000000" w:rsidRPr="00000000">
                  <w:rPr>
                    <w:sz w:val="10"/>
                    <w:szCs w:val="10"/>
                    <w:rtl w:val="0"/>
                    <w:rPrChange w:author="Ayisha Mubeena" w:id="52" w:date="2026-09-25T04:29:30Z">
                      <w:rPr>
                        <w:color w:val="0000ee"/>
                        <w:u w:val="single"/>
                      </w:rPr>
                    </w:rPrChange>
                  </w:rPr>
                  <w:delText xml:space="preserve">FitBuddy – AI Fitness Plan Generator using Gemini Models</w:delText>
                </w:r>
                <w:r w:rsidDel="00000000" w:rsidR="00000000" w:rsidRPr="00000000">
                  <w:fldChar w:fldCharType="end"/>
                </w:r>
                <w:r w:rsidDel="00000000" w:rsidR="00000000" w:rsidRPr="00000000">
                  <w:rPr>
                    <w:sz w:val="10"/>
                    <w:szCs w:val="10"/>
                    <w:rtl w:val="0"/>
                    <w:rPrChange w:author="Ayisha Mubeena" w:id="52" w:date="2026-09-25T04:29:30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5">
            <w:pPr>
              <w:widowControl w:val="0"/>
              <w:spacing w:line="240" w:lineRule="auto"/>
              <w:ind w:left="-2700" w:firstLine="0"/>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26">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sdt>
                  <w:sdtPr>
                    <w:alias w:val="Review status"/>
                    <w:id w:val="318111879"/>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Ayisha Mubeena" w:id="56" w:date="2026-09-25T04:29:30Z"/>
          <w:del w:author="Anonymous" w:id="14" w:date="2026-09-24T07:44:48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7">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rPr>
                    <w:sz w:val="10"/>
                    <w:szCs w:val="10"/>
                    <w:rtl w:val="0"/>
                    <w:rPrChange w:author="Ayisha Mubeena" w:id="52" w:date="2026-09-25T04:29:30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29">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sdt>
                  <w:sdtPr>
                    <w:alias w:val="Review status"/>
                    <w:id w:val="-1142585916"/>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Ayisha Mubeena" w:id="56" w:date="2026-09-25T04:29:30Z"/>
          <w:del w:author="Anonymous" w:id="14" w:date="2026-09-24T07:44:48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A">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rPr>
                    <w:sz w:val="10"/>
                    <w:szCs w:val="10"/>
                    <w:rtl w:val="0"/>
                    <w:rPrChange w:author="Ayisha Mubeena" w:id="52" w:date="2026-09-25T04:29:30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B">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2C">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sdt>
                  <w:sdtPr>
                    <w:alias w:val="Review status"/>
                    <w:id w:val="-1364915415"/>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rHeight w:val="414.990234375" w:hRule="atLeast"/>
          <w:tblHeader w:val="0"/>
          <w:ins w:author="Ayisha Mubeena" w:id="56" w:date="2026-09-25T04:29:30Z"/>
          <w:del w:author="Anonymous" w:id="14" w:date="2026-09-24T07:44:48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D">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rPr>
                    <w:sz w:val="10"/>
                    <w:szCs w:val="10"/>
                    <w:rtl w:val="0"/>
                    <w:rPrChange w:author="Ayisha Mubeena" w:id="52" w:date="2026-09-25T04:29:30Z">
                      <w:rPr/>
                    </w:rPrChange>
                  </w:rPr>
                  <w:delText xml:space="preserve">kZfNn7RalKlu_HQYkRIRoVUGQPLY</w:delText>
                </w:r>
                <w:r w:rsidDel="00000000" w:rsidR="00000000" w:rsidRPr="00000000">
                  <w:rPr>
                    <w:sz w:val="10"/>
                    <w:szCs w:val="10"/>
                    <w:rtl w:val="0"/>
                    <w:rPrChange w:author="Ayisha Mubeena" w:id="52" w:date="2026-09-25T04:29:30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E">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02F">
            <w:pPr>
              <w:widowControl w:val="0"/>
              <w:spacing w:line="240" w:lineRule="auto"/>
              <w:rPr>
                <w:ins w:author="Ayisha Mubeena" w:id="56" w:date="2026-09-25T04:29:30Z"/>
                <w:del w:author="Anonymous" w:id="14" w:date="2026-09-24T07:44:48Z"/>
                <w:sz w:val="10"/>
                <w:szCs w:val="10"/>
                <w:rPrChange w:author="Ayisha Mubeena" w:id="52" w:date="2026-09-25T04:29:30Z">
                  <w:rPr/>
                </w:rPrChange>
              </w:rPr>
            </w:pPr>
            <w:ins w:author="Ayisha Mubeena" w:id="56" w:date="2026-09-25T04:29:30Z">
              <w:del w:author="Anonymous" w:id="14" w:date="2026-09-24T07:44:48Z">
                <w:r w:rsidDel="00000000" w:rsidR="00000000" w:rsidRPr="00000000">
                  <w:rPr>
                    <w:sz w:val="10"/>
                    <w:szCs w:val="10"/>
                    <w:rtl w:val="0"/>
                    <w:rPrChange w:author="Ayisha Mubeena" w:id="52" w:date="2026-09-25T04:29:30Z">
                      <w:rPr/>
                    </w:rPrChange>
                  </w:rPr>
                  <w:delText xml:space="preserve"> </w:delText>
                </w:r>
                <w:sdt>
                  <w:sdtPr>
                    <w:alias w:val="Review status"/>
                    <w:id w:val="861808358"/>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bl>
    <w:p w:rsidR="00000000" w:rsidDel="00000000" w:rsidP="00000000" w:rsidRDefault="00000000" w:rsidRPr="00000000" w14:paraId="00000030">
      <w:pPr>
        <w:rPr>
          <w:ins w:author="dalcy mahadevan" w:id="58" w:date="2026-09-23T07:39:09Z"/>
          <w:del w:author="Anonymous" w:id="14" w:date="2026-09-24T07:44:48Z"/>
          <w:sz w:val="14"/>
          <w:szCs w:val="14"/>
          <w:rPrChange w:author="Ayisha Mubeena" w:id="52" w:date="2026-09-25T04:29:30Z">
            <w:rPr/>
          </w:rPrChange>
        </w:rPr>
        <w:pPrChange w:author="Ayisha Mubeena" w:id="0" w:date="2026-09-25T04:29:30Z">
          <w:pPr/>
        </w:pPrChange>
      </w:pPr>
      <w:ins w:author="dalcy mahadevan" w:id="58" w:date="2026-09-23T07:39:09Z">
        <w:del w:author="Anonymous" w:id="14" w:date="2026-09-24T07:44:48Z">
          <w:r w:rsidDel="00000000" w:rsidR="00000000" w:rsidRPr="00000000">
            <w:rPr>
              <w:rtl w:val="0"/>
            </w:rPr>
          </w:r>
        </w:del>
      </w:ins>
    </w:p>
    <w:tbl>
      <w:tblPr>
        <w:tblStyle w:val="Table3"/>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blHeader w:val="1"/>
          <w:ins w:author="dalcy mahadevan" w:id="58" w:date="2026-09-23T07:39:09Z"/>
          <w:del w:author="Anonymous" w:id="14" w:date="2026-09-24T07:44:48Z"/>
          <w:trPrChange w:author="PREMA" w:id="59" w:date="2026-09-24T03:49:43Z">
            <w:trPr>
              <w:cantSplit w:val="0"/>
              <w:trHeight w:val="520" w:hRule="atLeast"/>
              <w:tblHeader w:val="1"/>
            </w:trPr>
          </w:trPrChange>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Change w:author="PREMA" w:id="59" w:date="2026-09-24T03:49:43Z">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tcPrChange>
          </w:tcPr>
          <w:p w:rsidR="00000000" w:rsidDel="00000000" w:rsidP="00000000" w:rsidRDefault="00000000" w:rsidRPr="00000000" w14:paraId="00000031">
            <w:pPr>
              <w:pStyle w:val="Heading2"/>
              <w:widowControl w:val="0"/>
              <w:spacing w:after="120" w:before="120" w:line="240" w:lineRule="auto"/>
              <w:ind w:firstLine="630"/>
              <w:rPr>
                <w:ins w:author="dalcy mahadevan" w:id="58" w:date="2026-09-23T07:39:09Z"/>
                <w:del w:author="Anonymous" w:id="14" w:date="2026-09-24T07:44:48Z"/>
                <w:sz w:val="10"/>
                <w:szCs w:val="10"/>
                <w:rPrChange w:author="PREMA" w:id="59" w:date="2026-09-24T03:49:43Z">
                  <w:rPr/>
                </w:rPrChange>
              </w:rPr>
              <w:pPrChange w:author="Priya priya" w:id="0" w:date="2026-09-23T16:02:13Z">
                <w:pPr>
                  <w:pStyle w:val="Heading2"/>
                  <w:widowControl w:val="0"/>
                  <w:spacing w:after="120" w:before="120" w:line="240" w:lineRule="auto"/>
                </w:pPr>
              </w:pPrChange>
            </w:pPr>
            <w:ins w:author="dalcy mahadevan" w:id="58" w:date="2026-09-23T07:39:09Z">
              <w:del w:author="Anonymous" w:id="14" w:date="2026-09-24T07:44:48Z">
                <w:r w:rsidDel="00000000" w:rsidR="00000000" w:rsidRPr="00000000">
                  <w:rPr>
                    <w:sz w:val="10"/>
                    <w:szCs w:val="10"/>
                    <w:rtl w:val="0"/>
                    <w:rPrChange w:author="PREMA" w:id="59" w:date="2026-09-24T03:49:43Z">
                      <w:rPr/>
                    </w:rPrChange>
                  </w:rPr>
                  <w:delText xml:space="preserve">Project assets</w:delText>
                </w:r>
              </w:del>
            </w:ins>
            <w:ins w:author="Vanitha D" w:id="60" w:date="2026-09-23T16:30:35Z">
              <w:del w:author="Anonymous" w:id="14" w:date="2026-09-24T07:44:48Z">
                <w:sdt>
                  <w:sdtPr>
                    <w:alias w:val="Review status"/>
                    <w:id w:val="-1864287055"/>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del>
            </w:ins>
            <w:ins w:author="dalcy mahadevan" w:id="58" w:date="2026-09-23T07:39:09Z">
              <w:del w:author="Anonymous" w:id="14" w:date="2026-09-24T07:44:48Z">
                <w:bookmarkStart w:colFirst="0" w:colLast="0" w:name="_51janka7e2yh" w:id="1"/>
                <w:bookmarkEnd w:id="1"/>
                <w:r w:rsidDel="00000000" w:rsidR="00000000" w:rsidRPr="00000000">
                  <w:rPr>
                    <w:rtl w:val="0"/>
                  </w:rPr>
                </w:r>
              </w:del>
            </w:ins>
          </w:p>
        </w:tc>
      </w:tr>
      <w:tr>
        <w:trPr>
          <w:cantSplit w:val="0"/>
          <w:tblHeader w:val="1"/>
          <w:ins w:author="dalcy mahadevan" w:id="58" w:date="2026-09-23T07:39:09Z"/>
          <w:del w:author="Anonymous" w:id="14" w:date="2026-09-24T07:44:48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dalcy mahadevan" w:id="58" w:date="2026-09-23T07:39:09Z">
              <w:del w:author="Anonymous" w:id="14" w:date="2026-09-24T07:44:48Z">
                <w:r w:rsidDel="00000000" w:rsidR="00000000" w:rsidRPr="00000000">
                  <w:rPr>
                    <w:sz w:val="10"/>
                    <w:szCs w:val="10"/>
                    <w:rPrChange w:author="PREMA" w:id="59" w:date="2026-09-24T03:49:43Z">
                      <w:rPr/>
                    </w:rPrChange>
                  </w:rPr>
                  <w:drawing>
                    <wp:inline distB="19050" distT="19050" distL="19050" distR="19050">
                      <wp:extent cx="190500" cy="152400"/>
                      <wp:effectExtent b="0" l="0" r="0" t="0"/>
                      <wp:docPr descr="Files" id="86" name="image3.png"/>
                      <a:graphic>
                        <a:graphicData uri="http://schemas.openxmlformats.org/drawingml/2006/picture">
                          <pic:pic>
                            <pic:nvPicPr>
                              <pic:cNvPr descr="Files" id="0" name="image3.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9" w:date="2026-09-24T03:49:43Z">
                      <w:rPr/>
                    </w:rPrChange>
                  </w:rPr>
                  <w:delText xml:space="preserve"> Fil</w:delText>
                </w:r>
              </w:del>
            </w:ins>
            <w:ins w:author="Tdivya divyat" w:id="62" w:date="2026-09-23T15:02:01Z">
              <w:del w:author="Anonymous" w:id="14" w:date="2026-09-24T07:44:48Z">
                <w:r w:rsidDel="00000000" w:rsidR="00000000" w:rsidRPr="00000000">
                  <w:rPr>
                    <w:sz w:val="10"/>
                    <w:szCs w:val="10"/>
                    <w:rPrChange w:author="PREMA" w:id="59" w:date="2026-09-24T03:49:43Z">
                      <w:rPr/>
                    </w:rPrChange>
                  </w:rPr>
                  <w:drawing>
                    <wp:inline distB="19050" distT="19050" distL="19050" distR="19050">
                      <wp:extent cx="190899" cy="190500"/>
                      <wp:effectExtent b="0" l="0" r="0" t="0"/>
                      <wp:docPr descr="Files" id="87" name="image3.png"/>
                      <a:graphic>
                        <a:graphicData uri="http://schemas.openxmlformats.org/drawingml/2006/picture">
                          <pic:pic>
                            <pic:nvPicPr>
                              <pic:cNvPr descr="Files" id="0" name="image3.png"/>
                              <pic:cNvPicPr preferRelativeResize="0"/>
                            </pic:nvPicPr>
                            <pic:blipFill>
                              <a:blip r:embed="rId6"/>
                              <a:srcRect b="0" l="0" r="0" t="0"/>
                              <a:stretch>
                                <a:fillRect/>
                              </a:stretch>
                            </pic:blipFill>
                            <pic:spPr>
                              <a:xfrm>
                                <a:off x="0" y="0"/>
                                <a:ext cx="190899" cy="190500"/>
                              </a:xfrm>
                              <a:prstGeom prst="rect"/>
                              <a:ln/>
                            </pic:spPr>
                          </pic:pic>
                        </a:graphicData>
                      </a:graphic>
                    </wp:inline>
                  </w:drawing>
                </w:r>
              </w:del>
            </w:ins>
            <w:ins w:author="dalcy mahadevan" w:id="58" w:date="2026-09-23T07:39:09Z">
              <w:del w:author="Anonymous" w:id="14" w:date="2026-09-24T07:44:48Z">
                <w:r w:rsidDel="00000000" w:rsidR="00000000" w:rsidRPr="00000000">
                  <w:rPr>
                    <w:sz w:val="10"/>
                    <w:szCs w:val="10"/>
                    <w:rtl w:val="0"/>
                    <w:rPrChange w:author="PREMA" w:id="59" w:date="2026-09-24T03:49:43Z">
                      <w:rPr/>
                    </w:rPrChange>
                  </w:rPr>
                  <w:delText xml:space="preserve">e</w:delText>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dalcy mahadevan" w:id="58" w:date="2026-09-23T07:39:09Z">
              <w:del w:author="Anonymous" w:id="14" w:date="2026-09-24T07:44:48Z">
                <w:r w:rsidDel="00000000" w:rsidR="00000000" w:rsidRPr="00000000">
                  <w:rPr>
                    <w:sz w:val="10"/>
                    <w:szCs w:val="10"/>
                    <w:rPrChange w:author="PREMA" w:id="59" w:date="2026-09-24T03:49:43Z">
                      <w:rPr/>
                    </w:rPrChange>
                  </w:rPr>
                  <w:drawing>
                    <wp:inline distB="19050" distT="19050" distL="19050" distR="19050">
                      <wp:extent cx="190500" cy="152400"/>
                      <wp:effectExtent b="0" l="0" r="0" t="0"/>
                      <wp:docPr descr="No type" id="6" name="image2.png"/>
                      <a:graphic>
                        <a:graphicData uri="http://schemas.openxmlformats.org/drawingml/2006/picture">
                          <pic:pic>
                            <pic:nvPicPr>
                              <pic:cNvPr descr="No type" id="0" name="image2.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9" w:date="2026-09-24T03:49:43Z">
                      <w:rPr/>
                    </w:rPrChange>
                  </w:rPr>
                  <w:delText xml:space="preserve"> Description</w:delText>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dalcy mahadevan" w:id="58" w:date="2026-09-23T07:39:09Z">
              <w:del w:author="Anonymous" w:id="14" w:date="2026-09-24T07:44:48Z">
                <w:r w:rsidDel="00000000" w:rsidR="00000000" w:rsidRPr="00000000">
                  <w:rPr>
                    <w:sz w:val="10"/>
                    <w:szCs w:val="10"/>
                    <w:rPrChange w:author="PREMA" w:id="59" w:date="2026-09-24T03:49:43Z">
                      <w:rPr/>
                    </w:rPrChange>
                  </w:rPr>
                  <w:drawing>
                    <wp:inline distB="19050" distT="19050" distL="19050" distR="19050">
                      <wp:extent cx="190500" cy="152400"/>
                      <wp:effectExtent b="0" l="0" r="0" t="0"/>
                      <wp:docPr descr="Dropdowns" id="75" name="image8.png"/>
                      <a:graphic>
                        <a:graphicData uri="http://schemas.openxmlformats.org/drawingml/2006/picture">
                          <pic:pic>
                            <pic:nvPicPr>
                              <pic:cNvPr descr="Dropdowns" id="0" name="image8.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9" w:date="2026-09-24T03:49:43Z">
                      <w:rPr/>
                    </w:rPrChange>
                  </w:rPr>
                  <w:delText xml:space="preserve"> Status</w:delText>
                </w:r>
              </w:del>
            </w:ins>
          </w:p>
        </w:tc>
      </w:tr>
      <w:tr>
        <w:trPr>
          <w:cantSplit w:val="0"/>
          <w:tblHeader w:val="0"/>
          <w:ins w:author="dalcy mahadevan" w:id="58" w:date="2026-09-23T07:39:09Z"/>
          <w:del w:author="Anonymous" w:id="14"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Nowfil Ahamed" w:id="64" w:date="2026-09-23T16:13:50Z"/>
                <w:del w:author="Anonymous" w:id="14" w:date="2026-09-24T07:44:48Z"/>
                <w:sz w:val="10"/>
                <w:szCs w:val="10"/>
                <w:rPrChange w:author="PREMA" w:id="59" w:date="2026-09-24T03:49:43Z">
                  <w:rPr/>
                </w:rPrChange>
              </w:rPr>
            </w:pPr>
            <w:ins w:author="Madhu rima" w:id="63" w:date="2026-09-23T15:11:10Z">
              <w:del w:author="Anonymous" w:id="14"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59"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58" w:date="2026-09-23T07:39:09Z">
              <w:del w:author="Anonymous" w:id="14" w:date="2026-09-24T07:44:48Z"/>
            </w:ins>
            <w:ins w:author="Nowfil Ahamed" w:id="64" w:date="2026-09-23T16:13:50Z">
              <w:del w:author="Anonymous" w:id="14" w:date="2026-09-24T07:44:48Z">
                <w:r w:rsidDel="00000000" w:rsidR="00000000" w:rsidRPr="00000000">
                  <w:rPr>
                    <w:rtl w:val="0"/>
                  </w:rPr>
                </w:r>
              </w:del>
            </w:ins>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andhi d" w:id="65" w:date="2026-09-23T16:21:59Z"/>
                <w:del w:author="Anonymous" w:id="14" w:date="2026-09-24T07:44:48Z"/>
                <w:sz w:val="10"/>
                <w:szCs w:val="10"/>
                <w:rPrChange w:author="PREMA" w:id="59" w:date="2026-09-24T03:49:43Z">
                  <w:rPr/>
                </w:rPrChange>
              </w:rPr>
            </w:pPr>
            <w:ins w:author="anandhi d" w:id="65" w:date="2026-09-23T16:21:59Z">
              <w:del w:author="Anonymous" w:id="14" w:date="2026-09-24T07:44:48Z">
                <w:r w:rsidDel="00000000" w:rsidR="00000000" w:rsidRPr="00000000">
                  <w:rPr>
                    <w:rtl w:val="0"/>
                  </w:rPr>
                </w:r>
              </w:del>
            </w:ins>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dalcy mahadevan" w:id="58" w:date="2026-09-23T07:39:09Z">
              <w:del w:author="Anonymous" w:id="14" w:date="2026-09-24T07:44:48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Vanitha D" w:id="66" w:date="2026-09-23T16:02:39Z">
              <w:del w:author="Anonymous" w:id="14" w:date="2026-09-24T07:44:48Z">
                <w:r w:rsidDel="00000000" w:rsidR="00000000" w:rsidRPr="00000000">
                  <w:rPr>
                    <w:sz w:val="10"/>
                    <w:szCs w:val="10"/>
                    <w:rtl w:val="0"/>
                    <w:rPrChange w:author="PREMA" w:id="59" w:date="2026-09-24T03:49:43Z">
                      <w:rPr/>
                    </w:rPrChange>
                  </w:rPr>
                  <w:delText xml:space="preserve">FitBuddy-AI fitness app overview and goals</w:delText>
                </w:r>
              </w:del>
            </w:ins>
            <w:ins w:author="dalcy mahadevan" w:id="58" w:date="2026-09-23T07:39:09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dalcy mahadevan" w:id="58" w:date="2026-09-23T07:39:09Z">
              <w:del w:author="Anonymous" w:id="14" w:date="2026-09-24T07:44:48Z">
                <w:sdt>
                  <w:sdtPr>
                    <w:alias w:val="Review status"/>
                    <w:id w:val="374873698"/>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dalcy mahadevan" w:id="58" w:date="2026-09-23T07:39:09Z"/>
          <w:del w:author="Anonymous" w:id="14"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Madhu rima" w:id="67" w:date="2026-09-23T15:11:14Z">
              <w:del w:author="Anonymous" w:id="14"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59"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58" w:date="2026-09-23T07:39:09Z">
              <w:del w:author="Anonymous" w:id="14" w:date="2026-09-24T07:44:48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Vanitha D" w:id="68" w:date="2026-09-23T16:05:00Z">
              <w:del w:author="Anonymous" w:id="14" w:date="2026-09-24T07:44:48Z">
                <w:r w:rsidDel="00000000" w:rsidR="00000000" w:rsidRPr="00000000">
                  <w:rPr>
                    <w:sz w:val="10"/>
                    <w:szCs w:val="10"/>
                    <w:rtl w:val="0"/>
                    <w:rPrChange w:author="PREMA" w:id="59" w:date="2026-09-24T03:49:43Z">
                      <w:rPr/>
                    </w:rPrChange>
                  </w:rPr>
                  <w:delText xml:space="preserve">Frontend HTML CSS JS,Backend FastAPI Python,AI Gemini API,DB SQLite</w:delText>
                </w:r>
              </w:del>
            </w:ins>
            <w:ins w:author="dalcy mahadevan" w:id="58" w:date="2026-09-23T07:39:09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dalcy mahadevan" w:id="58" w:date="2026-09-23T07:39:09Z">
              <w:del w:author="Anonymous" w:id="14" w:date="2026-09-24T07:44:48Z">
                <w:sdt>
                  <w:sdtPr>
                    <w:alias w:val="Review status"/>
                    <w:id w:val="814059310"/>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dalcy mahadevan" w:id="58" w:date="2026-09-23T07:39:09Z"/>
          <w:del w:author="Anonymous" w:id="14" w:date="2026-09-24T07:44:48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Madhu rima" w:id="69" w:date="2026-09-23T15:11:16Z">
              <w:del w:author="Anonymous" w:id="14"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59"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58" w:date="2026-09-23T07:39:09Z">
              <w:del w:author="Anonymous" w:id="14" w:date="2026-09-24T07:44:48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Vanitha D" w:id="70" w:date="2026-09-23T16:07:14Z">
              <w:del w:author="Anonymous" w:id="14" w:date="2026-09-24T07:44:48Z">
                <w:r w:rsidDel="00000000" w:rsidR="00000000" w:rsidRPr="00000000">
                  <w:rPr>
                    <w:sz w:val="10"/>
                    <w:szCs w:val="10"/>
                    <w:rtl w:val="0"/>
                    <w:rPrChange w:author="PREMA" w:id="59" w:date="2026-09-24T03:49:43Z">
                      <w:rPr/>
                    </w:rPrChange>
                  </w:rPr>
                  <w:delText xml:space="preserve">Frontent collects user details,Backend generates workout using AI</w:delText>
                </w:r>
              </w:del>
            </w:ins>
            <w:ins w:author="dalcy mahadevan" w:id="58" w:date="2026-09-23T07:39:09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dalcy mahadevan" w:id="58" w:date="2026-09-23T07:39:09Z">
              <w:del w:author="Anonymous" w:id="14" w:date="2026-09-24T07:44:48Z">
                <w:sdt>
                  <w:sdtPr>
                    <w:alias w:val="Review status"/>
                    <w:id w:val="-1500242670"/>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blHeader w:val="0"/>
          <w:ins w:author="dalcy mahadevan" w:id="58" w:date="2026-09-23T07:39:09Z"/>
          <w:del w:author="Anonymous" w:id="14" w:date="2026-09-24T07:44:48Z"/>
          <w:trPrChange w:author="Shakip" w:id="71" w:date="2026-09-23T16:04:48Z">
            <w:trPr>
              <w:cantSplit w:val="0"/>
              <w:tblHeader w:val="0"/>
            </w:trPr>
          </w:trPrChange>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Change w:author="Shakip" w:id="71" w:date="2026-09-23T16:04:48Z">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Madhu rima" w:id="72" w:date="2026-09-23T15:11:18Z">
              <w:del w:author="Anonymous" w:id="14" w:date="2026-09-24T07:44:48Z">
                <w:r w:rsidDel="00000000" w:rsidR="00000000" w:rsidRPr="00000000">
                  <w:fldChar w:fldCharType="begin"/>
                </w:r>
                <w:r w:rsidDel="00000000" w:rsidR="00000000" w:rsidRPr="00000000">
                  <w:delInstrText xml:space="preserve">HYPERLINK "https://docs.google.com/document/d/1p7dCKt2A_LH47W1kZfNn7RalKlu_HQYkRIRoVUGQPLY/edit"</w:delInstrText>
                </w:r>
                <w:r w:rsidDel="00000000" w:rsidR="00000000" w:rsidRPr="00000000">
                  <w:fldChar w:fldCharType="separate"/>
                </w:r>
                <w:r w:rsidDel="00000000" w:rsidR="00000000" w:rsidRPr="00000000">
                  <w:rPr>
                    <w:sz w:val="10"/>
                    <w:szCs w:val="10"/>
                    <w:rtl w:val="0"/>
                    <w:rPrChange w:author="PREMA" w:id="59" w:date="2026-09-24T03:49:43Z">
                      <w:rPr>
                        <w:color w:val="0000ee"/>
                        <w:u w:val="single"/>
                      </w:rPr>
                    </w:rPrChange>
                  </w:rPr>
                  <w:delText xml:space="preserve">FitBuddy – AI Fitness Plan Generator using Gemini Models</w:delText>
                </w:r>
                <w:r w:rsidDel="00000000" w:rsidR="00000000" w:rsidRPr="00000000">
                  <w:fldChar w:fldCharType="end"/>
                </w:r>
              </w:del>
            </w:ins>
            <w:ins w:author="dalcy mahadevan" w:id="58" w:date="2026-09-23T07:39:09Z">
              <w:del w:author="Anonymous" w:id="14" w:date="2026-09-24T07:44:48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Change w:author="Shakip" w:id="71" w:date="2026-09-23T16:04:48Z">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Vanitha D" w:id="73" w:date="2026-09-23T16:08:40Z">
              <w:del w:author="Anonymous" w:id="14" w:date="2026-09-24T07:44:48Z">
                <w:r w:rsidDel="00000000" w:rsidR="00000000" w:rsidRPr="00000000">
                  <w:rPr>
                    <w:sz w:val="10"/>
                    <w:szCs w:val="10"/>
                    <w:rtl w:val="0"/>
                    <w:rPrChange w:author="PREMA" w:id="59" w:date="2026-09-24T03:49:43Z">
                      <w:rPr/>
                    </w:rPrChange>
                  </w:rPr>
                  <w:delText xml:space="preserve">AI generates 7 Day plan,feedback  update,nutrition tips</w:delText>
                </w:r>
              </w:del>
            </w:ins>
            <w:ins w:author="dalcy mahadevan" w:id="58" w:date="2026-09-23T07:39:09Z">
              <w:del w:author="Anonymous" w:id="14" w:date="2026-09-24T07:44:48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Change w:author="Shakip" w:id="71" w:date="2026-09-23T16:04:48Z">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58" w:date="2026-09-23T07:39:09Z"/>
                <w:del w:author="Anonymous" w:id="14" w:date="2026-09-24T07:44:48Z"/>
                <w:sz w:val="10"/>
                <w:szCs w:val="10"/>
                <w:rPrChange w:author="PREMA" w:id="59" w:date="2026-09-24T03:49:43Z">
                  <w:rPr/>
                </w:rPrChange>
              </w:rPr>
            </w:pPr>
            <w:ins w:author="dalcy mahadevan" w:id="58" w:date="2026-09-23T07:39:09Z">
              <w:del w:author="Anonymous" w:id="14" w:date="2026-09-24T07:44:48Z">
                <w:sdt>
                  <w:sdtPr>
                    <w:alias w:val="Review status"/>
                    <w:id w:val="-916658449"/>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045">
      <w:pPr>
        <w:spacing w:line="240" w:lineRule="auto"/>
        <w:rPr>
          <w:ins w:author="dalcy mahadevan" w:id="74" w:date="2026-09-23T07:37:40Z"/>
          <w:del w:author="Anonymous" w:id="14" w:date="2026-09-24T07:44:48Z"/>
          <w:sz w:val="10"/>
          <w:szCs w:val="10"/>
          <w:rPrChange w:author="PREMA" w:id="59" w:date="2026-09-24T03:49:43Z">
            <w:rPr/>
          </w:rPrChange>
        </w:rPr>
        <w:pPrChange w:author="Vanitha D" w:id="0" w:date="2026-09-23T16:35:31Z">
          <w:pPr/>
        </w:pPrChange>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46">
      <w:pPr>
        <w:spacing w:line="240" w:lineRule="auto"/>
        <w:rPr>
          <w:ins w:author="dalcy mahadevan" w:id="74" w:date="2026-09-23T07:37:40Z"/>
          <w:del w:author="Anonymous" w:id="14" w:date="2026-09-24T07:44:48Z"/>
          <w:sz w:val="10"/>
          <w:szCs w:val="10"/>
          <w:rPrChange w:author="PREMA" w:id="59" w:date="2026-09-24T03:49:43Z">
            <w:rPr/>
          </w:rPrChange>
        </w:rPr>
        <w:pPrChange w:author="Vanitha D" w:id="0" w:date="2026-09-23T17:01:45Z">
          <w:pPr>
            <w:spacing w:after="240" w:before="240" w:line="276" w:lineRule="auto"/>
            <w:ind w:left="180" w:hanging="180"/>
          </w:pPr>
        </w:pPrChange>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47">
      <w:pPr>
        <w:spacing w:after="240" w:before="240" w:line="276" w:lineRule="auto"/>
        <w:ind w:left="0" w:firstLine="0"/>
        <w:rPr>
          <w:ins w:author="Vanitha D" w:id="77" w:date="2026-09-23T16:56:56Z"/>
          <w:del w:author="Anonymous" w:id="14" w:date="2026-09-24T07:44:48Z"/>
          <w:sz w:val="10"/>
          <w:szCs w:val="10"/>
          <w:rPrChange w:author="PREMA" w:id="59" w:date="2026-09-24T03:49:43Z">
            <w:rPr/>
          </w:rPrChange>
        </w:rPr>
      </w:pPr>
      <w:ins w:author="Vanitha D" w:id="77" w:date="2026-09-23T16:56:56Z">
        <w:del w:author="Anonymous" w:id="14" w:date="2026-09-24T07:44:48Z">
          <w:r w:rsidDel="00000000" w:rsidR="00000000" w:rsidRPr="00000000">
            <w:rPr>
              <w:rtl w:val="0"/>
            </w:rPr>
          </w:r>
        </w:del>
      </w:ins>
    </w:p>
    <w:p w:rsidR="00000000" w:rsidDel="00000000" w:rsidP="00000000" w:rsidRDefault="00000000" w:rsidRPr="00000000" w14:paraId="00000048">
      <w:pPr>
        <w:spacing w:after="240" w:before="240" w:line="276" w:lineRule="auto"/>
        <w:ind w:left="0" w:firstLine="0"/>
        <w:rPr>
          <w:ins w:author="dalcy mahadevan" w:id="74" w:date="2026-09-23T07:37:40Z"/>
          <w:del w:author="Anonymous" w:id="14" w:date="2026-09-24T07:44:48Z"/>
          <w:sz w:val="10"/>
          <w:szCs w:val="10"/>
          <w:rPrChange w:author="PREMA" w:id="59" w:date="2026-09-24T03:49:43Z">
            <w:rPr/>
          </w:rPrChange>
        </w:rPr>
        <w:pPrChange w:author="Vanitha D" w:id="0" w:date="2026-09-23T16:28:49Z">
          <w:pPr>
            <w:spacing w:after="240" w:before="240" w:line="276" w:lineRule="auto"/>
            <w:ind w:left="180" w:hanging="180"/>
          </w:pPr>
        </w:pPrChange>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49">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4A">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Gopikasaravanan" w:id="79" w:date="2026-09-24T04:30:24Z">
        <w:del w:author="Anonymous" w:id="14" w:date="2026-09-24T07:44:48Z">
          <w:r w:rsidDel="00000000" w:rsidR="00000000" w:rsidRPr="00000000">
            <w:rPr>
              <w:sz w:val="10"/>
              <w:szCs w:val="10"/>
              <w:rtl w:val="0"/>
              <w:rPrChange w:author="PREMA" w:id="59" w:date="2026-09-24T03:49:43Z">
                <w:rPr/>
              </w:rPrChange>
            </w:rPr>
            <w:delText xml:space="preserve">bu</w:delText>
          </w:r>
        </w:del>
      </w:ins>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4B">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4C">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4D">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harani Priya" w:id="80" w:date="2026-09-23T11:35:58Z">
        <w:del w:author="Anonymous" w:id="14" w:date="2026-09-24T07:44:48Z">
          <w:r w:rsidDel="00000000" w:rsidR="00000000" w:rsidRPr="00000000">
            <w:rPr>
              <w:sz w:val="10"/>
              <w:szCs w:val="10"/>
              <w:rtl w:val="0"/>
              <w:rPrChange w:author="PREMA" w:id="59" w:date="2026-09-24T03:49:43Z">
                <w:rPr/>
              </w:rPrChange>
            </w:rPr>
            <w:delText xml:space="preserve">jiuic</w:delText>
          </w:r>
        </w:del>
      </w:ins>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4E">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4F">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Muthu Priya" w:id="81" w:date="2026-09-23T17:50:27Z">
        <w:del w:author="Anonymous" w:id="14" w:date="2026-09-24T07:44:48Z">
          <w:r w:rsidDel="00000000" w:rsidR="00000000" w:rsidRPr="00000000">
            <w:rPr>
              <w:sz w:val="10"/>
              <w:szCs w:val="10"/>
              <w:rtl w:val="0"/>
              <w:rPrChange w:author="PREMA" w:id="59" w:date="2026-09-24T03:49:43Z">
                <w:rPr/>
              </w:rPrChange>
            </w:rPr>
            <w:delText xml:space="preserve">,</w:delText>
          </w:r>
        </w:del>
      </w:ins>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0">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1">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2">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3">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shifana barveen" w:id="82" w:date="2026-09-23T13:22:24Z">
        <w:del w:author="Anonymous" w:id="14" w:date="2026-09-24T07:44:48Z">
          <w:r w:rsidDel="00000000" w:rsidR="00000000" w:rsidRPr="00000000">
            <w:rPr>
              <w:sz w:val="10"/>
              <w:szCs w:val="10"/>
              <w:rtl w:val="0"/>
              <w:rPrChange w:author="PREMA" w:id="59" w:date="2026-09-24T03:49:43Z">
                <w:rPr/>
              </w:rPrChange>
            </w:rPr>
            <w:delText xml:space="preserve">No</w:delText>
          </w:r>
        </w:del>
      </w:ins>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4">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5">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6">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7">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8">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9">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A">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B">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C">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D">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E">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5F">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0">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1">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2">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3">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4">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5">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6">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7">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8">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9">
      <w:pPr>
        <w:spacing w:after="240" w:before="240" w:line="276" w:lineRule="auto"/>
        <w:ind w:left="180" w:hanging="180"/>
        <w:rPr>
          <w:ins w:author="Sakthi Magharaja" w:id="83" w:date="2026-09-25T05:07:43Z"/>
          <w:del w:author="Anonymous" w:id="14" w:date="2026-09-24T07:44:48Z"/>
          <w:rPrChange w:author="Sakthi Magharaja" w:id="84" w:date="2026-09-25T05:07:43Z">
            <w:rPr/>
          </w:rPrChange>
        </w:rPr>
      </w:pPr>
      <w:ins w:author="Sakthi Magharaja" w:id="83" w:date="2026-09-25T05:07:43Z">
        <w:del w:author="Anonymous" w:id="14" w:date="2026-09-24T07:44:48Z">
          <w:r w:rsidDel="00000000" w:rsidR="00000000" w:rsidRPr="00000000">
            <w:rPr>
              <w:rtl w:val="0"/>
            </w:rPr>
          </w:r>
        </w:del>
      </w:ins>
    </w:p>
    <w:p w:rsidR="00000000" w:rsidDel="00000000" w:rsidP="00000000" w:rsidRDefault="00000000" w:rsidRPr="00000000" w14:paraId="0000006A">
      <w:pPr>
        <w:spacing w:after="240" w:before="240" w:line="276" w:lineRule="auto"/>
        <w:ind w:left="180" w:hanging="180"/>
        <w:rPr>
          <w:ins w:author="dalcy mahadevan" w:id="74" w:date="2026-09-23T07:37:40Z"/>
          <w:del w:author="Anonymous" w:id="14" w:date="2026-09-24T07:44:48Z"/>
          <w:rPrChange w:author="Sakthi Magharaja" w:id="84" w:date="2026-09-25T05:07: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B">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C">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D">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E">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6F">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Francis Tenika" w:id="85" w:date="2026-09-25T05:17:20Z">
        <w:del w:author="Anonymous" w:id="14" w:date="2026-09-24T07:44:48Z">
          <w:r w:rsidDel="00000000" w:rsidR="00000000" w:rsidRPr="00000000">
            <w:rPr>
              <w:rtl w:val="0"/>
              <w:rPrChange w:author="Francis Tenika" w:id="86" w:date="2026-09-25T05:17:20Z">
                <w:rPr/>
              </w:rPrChange>
            </w:rPr>
            <w:delText xml:space="preserve">P</w:delText>
          </w:r>
        </w:del>
      </w:ins>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0">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1">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2">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3">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4">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5">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6">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7">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8">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9">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A">
      <w:pPr>
        <w:spacing w:after="240" w:before="240" w:line="276" w:lineRule="auto"/>
        <w:ind w:left="180" w:hanging="180"/>
        <w:rPr>
          <w:ins w:author="dalcy mahadevan" w:id="74" w:date="2026-09-23T07:37:40Z"/>
          <w:del w:author="Anonymous" w:id="14" w:date="2026-09-24T07:44:48Z"/>
          <w:sz w:val="10"/>
          <w:szCs w:val="10"/>
          <w:rPrChange w:author="PREMA" w:id="59" w:date="2026-09-24T03:49:43Z">
            <w:rPr/>
          </w:rPrChange>
        </w:rPr>
      </w:pPr>
      <w:ins w:author="dalcy mahadevan" w:id="74" w:date="2026-09-23T07:37:40Z">
        <w:del w:author="Anonymous" w:id="14" w:date="2026-09-24T07:44:48Z">
          <w:r w:rsidDel="00000000" w:rsidR="00000000" w:rsidRPr="00000000">
            <w:rPr>
              <w:rtl w:val="0"/>
            </w:rPr>
          </w:r>
        </w:del>
      </w:ins>
    </w:p>
    <w:p w:rsidR="00000000" w:rsidDel="00000000" w:rsidP="00000000" w:rsidRDefault="00000000" w:rsidRPr="00000000" w14:paraId="0000007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7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7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7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7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8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9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A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B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A">
      <w:pPr>
        <w:spacing w:after="240" w:before="240" w:line="276" w:lineRule="auto"/>
        <w:ind w:left="0" w:firstLine="0"/>
        <w:rPr>
          <w:ins w:author="dalcy mahadevan" w:id="74" w:date="2026-09-23T07:37:40Z"/>
          <w:del w:author="PREMA" w:id="32" w:date="2026-09-24T03:49:43Z"/>
          <w:sz w:val="10"/>
          <w:szCs w:val="10"/>
          <w:rPrChange w:author="PREMA" w:id="59" w:date="2026-09-24T03:49:43Z">
            <w:rPr/>
          </w:rPrChange>
        </w:rPr>
        <w:pPrChange w:author="Sujithra.k" w:id="0" w:date="2026-09-25T07:35:23Z">
          <w:pPr>
            <w:spacing w:after="240" w:before="240" w:line="276" w:lineRule="auto"/>
            <w:ind w:left="180" w:hanging="180"/>
          </w:pPr>
        </w:pPrChange>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B">
      <w:pPr>
        <w:spacing w:after="240" w:before="240" w:line="276" w:lineRule="auto"/>
        <w:ind w:left="0" w:firstLine="0"/>
        <w:rPr>
          <w:ins w:author="dalcy mahadevan" w:id="74" w:date="2026-09-23T07:37:40Z"/>
          <w:del w:author="PREMA" w:id="32" w:date="2026-09-24T03:49:43Z"/>
          <w:sz w:val="10"/>
          <w:szCs w:val="10"/>
          <w:rPrChange w:author="PREMA" w:id="59" w:date="2026-09-24T03:49:43Z">
            <w:rPr/>
          </w:rPrChange>
        </w:rPr>
        <w:pPrChange w:author="Sujithra.k" w:id="0" w:date="2026-09-25T07:35:23Z">
          <w:pPr>
            <w:spacing w:after="240" w:before="240" w:line="276" w:lineRule="auto"/>
            <w:ind w:left="180" w:hanging="180"/>
          </w:pPr>
        </w:pPrChange>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C">
      <w:pPr>
        <w:spacing w:after="240" w:before="240" w:line="276" w:lineRule="auto"/>
        <w:ind w:left="0" w:firstLine="0"/>
        <w:rPr>
          <w:ins w:author="dalcy mahadevan" w:id="74" w:date="2026-09-23T07:37:40Z"/>
          <w:del w:author="PREMA" w:id="32" w:date="2026-09-24T03:49:43Z"/>
          <w:sz w:val="10"/>
          <w:szCs w:val="10"/>
          <w:rPrChange w:author="PREMA" w:id="59" w:date="2026-09-24T03:49:43Z">
            <w:rPr/>
          </w:rPrChange>
        </w:rPr>
        <w:pPrChange w:author="Sujithra.k" w:id="0" w:date="2026-09-25T07:35:23Z">
          <w:pPr>
            <w:spacing w:after="240" w:before="240" w:line="276" w:lineRule="auto"/>
            <w:ind w:left="180" w:hanging="180"/>
          </w:pPr>
        </w:pPrChange>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C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D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E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0F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0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1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2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3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4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5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6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7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8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9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A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B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8">
      <w:pPr>
        <w:spacing w:after="240" w:before="240" w:line="276" w:lineRule="auto"/>
        <w:ind w:left="180" w:hanging="180"/>
        <w:rPr>
          <w:ins w:author="dalcy mahadevan" w:id="74" w:date="2026-09-23T07:37:40Z"/>
          <w:del w:author="PREMA" w:id="32" w:date="2026-09-24T03:49:43Z"/>
          <w:color w:val="ffffff"/>
          <w:sz w:val="10"/>
          <w:szCs w:val="10"/>
          <w:u w:val="single"/>
          <w:rPrChange w:author="Nethra Ganesan" w:id="89" w:date="2026-09-24T07:41:57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C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D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E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1F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0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1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2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3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4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5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6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6">
      <w:pPr>
        <w:spacing w:after="240" w:before="240" w:line="276" w:lineRule="auto"/>
        <w:ind w:left="0" w:firstLine="0"/>
        <w:rPr>
          <w:ins w:author="dalcy mahadevan" w:id="74" w:date="2026-09-23T07:37:40Z"/>
          <w:del w:author="PREMA" w:id="32" w:date="2026-09-24T03:49:43Z"/>
          <w:sz w:val="10"/>
          <w:szCs w:val="10"/>
          <w:rPrChange w:author="PREMA" w:id="59" w:date="2026-09-24T03:49:43Z">
            <w:rPr/>
          </w:rPrChange>
        </w:rPr>
        <w:pPrChange w:author="Deva Dharshini" w:id="0" w:date="2026-09-23T08:06:22Z">
          <w:pPr>
            <w:spacing w:after="240" w:before="240" w:line="276" w:lineRule="auto"/>
            <w:ind w:left="180" w:hanging="180"/>
          </w:pPr>
        </w:pPrChange>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7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9">
      <w:pPr>
        <w:spacing w:after="240" w:before="240" w:line="276" w:lineRule="auto"/>
        <w:ind w:left="141.73228346456693" w:hanging="180"/>
        <w:rPr>
          <w:ins w:author="dalcy mahadevan" w:id="74" w:date="2026-09-23T07:37:40Z"/>
          <w:del w:author="PREMA" w:id="32" w:date="2026-09-24T03:49:43Z"/>
          <w:sz w:val="10"/>
          <w:szCs w:val="10"/>
          <w:rPrChange w:author="PREMA" w:id="59" w:date="2026-09-24T03:49:43Z">
            <w:rPr/>
          </w:rPrChange>
        </w:rPr>
        <w:pPrChange w:author="Ahana Mani" w:id="0" w:date="2026-09-24T10:14:34Z">
          <w:pPr>
            <w:spacing w:after="240" w:before="240" w:line="276" w:lineRule="auto"/>
            <w:ind w:left="180" w:hanging="180"/>
          </w:pPr>
        </w:pPrChange>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8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9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A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B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C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D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E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2F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0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1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2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3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4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5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6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7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8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9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A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B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C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D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E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3F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0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1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2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3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4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5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6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7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8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9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2">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3">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4">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5">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6">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7">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8">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9">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A">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B">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C">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D">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E">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AF">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B0">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B1">
      <w:pPr>
        <w:spacing w:after="240" w:before="240" w:line="276" w:lineRule="auto"/>
        <w:ind w:left="180" w:hanging="180"/>
        <w:rPr>
          <w:ins w:author="dalcy mahadevan" w:id="74" w:date="2026-09-23T07:37:40Z"/>
          <w:del w:author="PREMA" w:id="32" w:date="2026-09-24T03:49:43Z"/>
          <w:sz w:val="10"/>
          <w:szCs w:val="10"/>
          <w:rPrChange w:author="PREMA" w:id="59" w:date="2026-09-24T03:49:43Z">
            <w:rPr/>
          </w:rPrChange>
        </w:rPr>
      </w:pPr>
      <w:ins w:author="dalcy mahadevan" w:id="74" w:date="2026-09-23T07:37:40Z">
        <w:del w:author="PREMA" w:id="32" w:date="2026-09-24T03:49:43Z">
          <w:r w:rsidDel="00000000" w:rsidR="00000000" w:rsidRPr="00000000">
            <w:rPr>
              <w:rtl w:val="0"/>
            </w:rPr>
          </w:r>
        </w:del>
      </w:ins>
    </w:p>
    <w:p w:rsidR="00000000" w:rsidDel="00000000" w:rsidP="00000000" w:rsidRDefault="00000000" w:rsidRPr="00000000" w14:paraId="000004B2">
      <w:pPr>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rtl w:val="0"/>
            </w:rPr>
          </w:r>
        </w:del>
      </w:ins>
    </w:p>
    <w:tbl>
      <w:tblPr>
        <w:tblStyle w:val="Table4"/>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dalcy mahadevan" w:id="92" w:date="2026-09-23T07:38:44Z"/>
          <w:del w:author="PREMA" w:id="32" w:date="2026-09-24T03:49:43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4B3">
            <w:pPr>
              <w:pStyle w:val="Heading2"/>
              <w:widowControl w:val="0"/>
              <w:spacing w:after="120" w:before="120" w:line="240" w:lineRule="auto"/>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bookmarkStart w:colFirst="0" w:colLast="0" w:name="_5nlb6hbs5obb" w:id="2"/>
                <w:bookmarkEnd w:id="2"/>
                <w:r w:rsidDel="00000000" w:rsidR="00000000" w:rsidRPr="00000000">
                  <w:rPr>
                    <w:sz w:val="10"/>
                    <w:szCs w:val="10"/>
                    <w:rtl w:val="0"/>
                    <w:rPrChange w:author="PREMA" w:id="59" w:date="2026-09-24T03:49:43Z">
                      <w:rPr/>
                    </w:rPrChange>
                  </w:rPr>
                  <w:delText xml:space="preserve">Project assets</w:delText>
                </w:r>
                <w:r w:rsidDel="00000000" w:rsidR="00000000" w:rsidRPr="00000000">
                  <w:rPr>
                    <w:rtl w:val="0"/>
                  </w:rPr>
                </w:r>
              </w:del>
            </w:ins>
          </w:p>
        </w:tc>
      </w:tr>
      <w:tr>
        <w:trPr>
          <w:cantSplit w:val="0"/>
          <w:tblHeader w:val="1"/>
          <w:ins w:author="dalcy mahadevan" w:id="92" w:date="2026-09-23T07:38:44Z"/>
          <w:del w:author="PREMA" w:id="32" w:date="2026-09-24T03:49:43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sz w:val="10"/>
                    <w:szCs w:val="10"/>
                    <w:rPrChange w:author="PREMA" w:id="59" w:date="2026-09-24T03:49:43Z">
                      <w:rPr/>
                    </w:rPrChange>
                  </w:rPr>
                  <w:drawing>
                    <wp:inline distB="19050" distT="19050" distL="19050" distR="19050">
                      <wp:extent cx="190500" cy="152400"/>
                      <wp:effectExtent b="0" l="0" r="0" t="0"/>
                      <wp:docPr descr="Files" id="77" name="image3.png"/>
                      <a:graphic>
                        <a:graphicData uri="http://schemas.openxmlformats.org/drawingml/2006/picture">
                          <pic:pic>
                            <pic:nvPicPr>
                              <pic:cNvPr descr="Files" id="0" name="image3.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9" w:date="2026-09-24T03:49:43Z">
                      <w:rPr/>
                    </w:rPrChange>
                  </w:rPr>
                  <w:delText xml:space="preserve"> File</w:delText>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sz w:val="10"/>
                    <w:szCs w:val="10"/>
                    <w:rPrChange w:author="PREMA" w:id="59" w:date="2026-09-24T03:49:43Z">
                      <w:rPr/>
                    </w:rPrChange>
                  </w:rPr>
                  <w:drawing>
                    <wp:inline distB="19050" distT="19050" distL="19050" distR="19050">
                      <wp:extent cx="190500" cy="152400"/>
                      <wp:effectExtent b="0" l="0" r="0" t="0"/>
                      <wp:docPr descr="No type" id="39" name="image2.png"/>
                      <a:graphic>
                        <a:graphicData uri="http://schemas.openxmlformats.org/drawingml/2006/picture">
                          <pic:pic>
                            <pic:nvPicPr>
                              <pic:cNvPr descr="No type" id="0" name="image2.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9" w:date="2026-09-24T03:49:43Z">
                      <w:rPr/>
                    </w:rPrChange>
                  </w:rPr>
                  <w:delText xml:space="preserve"> Description</w:delText>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sz w:val="10"/>
                    <w:szCs w:val="10"/>
                    <w:rPrChange w:author="PREMA" w:id="59" w:date="2026-09-24T03:49:43Z">
                      <w:rPr/>
                    </w:rPrChange>
                  </w:rPr>
                  <w:drawing>
                    <wp:inline distB="19050" distT="19050" distL="19050" distR="19050">
                      <wp:extent cx="190500" cy="152400"/>
                      <wp:effectExtent b="0" l="0" r="0" t="0"/>
                      <wp:docPr descr="Dropdowns" id="8" name="image8.png"/>
                      <a:graphic>
                        <a:graphicData uri="http://schemas.openxmlformats.org/drawingml/2006/picture">
                          <pic:pic>
                            <pic:nvPicPr>
                              <pic:cNvPr descr="Dropdowns" id="0" name="image8.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9" w:date="2026-09-24T03:49:43Z">
                      <w:rPr/>
                    </w:rPrChange>
                  </w:rPr>
                  <w:delText xml:space="preserve"> Status</w:delText>
                </w:r>
              </w:del>
            </w:ins>
          </w:p>
        </w:tc>
      </w:tr>
      <w:tr>
        <w:trPr>
          <w:cantSplit w:val="0"/>
          <w:tblHeader w:val="0"/>
          <w:ins w:author="dalcy mahadevan" w:id="92" w:date="2026-09-23T07:38:44Z"/>
          <w:del w:author="PREMA" w:id="32"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sdt>
                  <w:sdtPr>
                    <w:alias w:val="Review status"/>
                    <w:id w:val="620200417"/>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dalcy mahadevan" w:id="92" w:date="2026-09-23T07:38:44Z"/>
          <w:del w:author="PREMA" w:id="32"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sdt>
                  <w:sdtPr>
                    <w:alias w:val="Review status"/>
                    <w:id w:val="698765896"/>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dalcy mahadevan" w:id="92" w:date="2026-09-23T07:38:44Z"/>
          <w:del w:author="PREMA" w:id="32"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sdt>
                  <w:sdtPr>
                    <w:alias w:val="Review status"/>
                    <w:id w:val="-1675060658"/>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blHeader w:val="0"/>
          <w:ins w:author="dalcy mahadevan" w:id="92" w:date="2026-09-23T07:38:44Z"/>
          <w:del w:author="PREMA" w:id="32"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2" w:date="2026-09-23T07:38:44Z"/>
                <w:del w:author="PREMA" w:id="32" w:date="2026-09-24T03:49:43Z"/>
                <w:sz w:val="10"/>
                <w:szCs w:val="10"/>
                <w:rPrChange w:author="PREMA" w:id="59" w:date="2026-09-24T03:49:43Z">
                  <w:rPr/>
                </w:rPrChange>
              </w:rPr>
            </w:pPr>
            <w:ins w:author="dalcy mahadevan" w:id="92" w:date="2026-09-23T07:38:44Z">
              <w:del w:author="PREMA" w:id="32" w:date="2026-09-24T03:49:43Z">
                <w:sdt>
                  <w:sdtPr>
                    <w:alias w:val="Review status"/>
                    <w:id w:val="-1438429093"/>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4C5">
      <w:pPr>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rtl w:val="0"/>
            </w:rPr>
          </w:r>
        </w:del>
      </w:ins>
    </w:p>
    <w:tbl>
      <w:tblPr>
        <w:tblStyle w:val="Table5"/>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tr>
        <w:trPr>
          <w:cantSplit w:val="0"/>
          <w:trHeight w:val="520" w:hRule="atLeast"/>
          <w:tblHeader w:val="1"/>
          <w:ins w:author="dalcy mahadevan" w:id="93" w:date="2026-09-23T07:38:56Z"/>
          <w:del w:author="PREMA" w:id="32" w:date="2026-09-24T03:49:43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4C6">
            <w:pPr>
              <w:pStyle w:val="Heading2"/>
              <w:widowControl w:val="0"/>
              <w:spacing w:after="120" w:before="120" w:line="240" w:lineRule="auto"/>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bookmarkStart w:colFirst="0" w:colLast="0" w:name="_3wbfqjaxyvx8" w:id="3"/>
                <w:bookmarkEnd w:id="3"/>
                <w:r w:rsidDel="00000000" w:rsidR="00000000" w:rsidRPr="00000000">
                  <w:rPr>
                    <w:sz w:val="10"/>
                    <w:szCs w:val="10"/>
                    <w:rtl w:val="0"/>
                    <w:rPrChange w:author="PREMA" w:id="59" w:date="2026-09-24T03:49:43Z">
                      <w:rPr/>
                    </w:rPrChange>
                  </w:rPr>
                  <w:delText xml:space="preserve">Project assets</w:delText>
                </w:r>
                <w:r w:rsidDel="00000000" w:rsidR="00000000" w:rsidRPr="00000000">
                  <w:rPr>
                    <w:rtl w:val="0"/>
                  </w:rPr>
                </w:r>
              </w:del>
            </w:ins>
          </w:p>
        </w:tc>
      </w:tr>
      <w:tr>
        <w:trPr>
          <w:cantSplit w:val="0"/>
          <w:tblHeader w:val="1"/>
          <w:ins w:author="dalcy mahadevan" w:id="93" w:date="2026-09-23T07:38:56Z"/>
          <w:del w:author="PREMA" w:id="32" w:date="2026-09-24T03:49:43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sz w:val="10"/>
                    <w:szCs w:val="10"/>
                    <w:rPrChange w:author="PREMA" w:id="59" w:date="2026-09-24T03:49:43Z">
                      <w:rPr/>
                    </w:rPrChange>
                  </w:rPr>
                  <w:drawing>
                    <wp:inline distB="19050" distT="19050" distL="19050" distR="19050">
                      <wp:extent cx="190500" cy="152400"/>
                      <wp:effectExtent b="0" l="0" r="0" t="0"/>
                      <wp:docPr descr="Files" id="4" name="image3.png"/>
                      <a:graphic>
                        <a:graphicData uri="http://schemas.openxmlformats.org/drawingml/2006/picture">
                          <pic:pic>
                            <pic:nvPicPr>
                              <pic:cNvPr descr="Files" id="0" name="image3.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9" w:date="2026-09-24T03:49:43Z">
                      <w:rPr/>
                    </w:rPrChange>
                  </w:rPr>
                  <w:delText xml:space="preserve"> File</w:delText>
                </w:r>
              </w:del>
            </w:ins>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sz w:val="10"/>
                    <w:szCs w:val="10"/>
                    <w:rPrChange w:author="PREMA" w:id="59" w:date="2026-09-24T03:49:43Z">
                      <w:rPr/>
                    </w:rPrChange>
                  </w:rPr>
                  <w:drawing>
                    <wp:inline distB="19050" distT="19050" distL="19050" distR="19050">
                      <wp:extent cx="190500" cy="152400"/>
                      <wp:effectExtent b="0" l="0" r="0" t="0"/>
                      <wp:docPr descr="No type" id="23" name="image2.png"/>
                      <a:graphic>
                        <a:graphicData uri="http://schemas.openxmlformats.org/drawingml/2006/picture">
                          <pic:pic>
                            <pic:nvPicPr>
                              <pic:cNvPr descr="No type" id="0" name="image2.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9" w:date="2026-09-24T03:49:43Z">
                      <w:rPr/>
                    </w:rPrChange>
                  </w:rPr>
                  <w:delText xml:space="preserve"> Description</w:delText>
                </w:r>
              </w:del>
            </w:ins>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sz w:val="10"/>
                    <w:szCs w:val="10"/>
                    <w:rPrChange w:author="PREMA" w:id="59" w:date="2026-09-24T03:49:43Z">
                      <w:rPr/>
                    </w:rPrChange>
                  </w:rPr>
                  <w:drawing>
                    <wp:inline distB="19050" distT="19050" distL="19050" distR="19050">
                      <wp:extent cx="190500" cy="152400"/>
                      <wp:effectExtent b="0" l="0" r="0" t="0"/>
                      <wp:docPr descr="Dropdowns" id="92" name="image8.png"/>
                      <a:graphic>
                        <a:graphicData uri="http://schemas.openxmlformats.org/drawingml/2006/picture">
                          <pic:pic>
                            <pic:nvPicPr>
                              <pic:cNvPr descr="Dropdowns" id="0" name="image8.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10"/>
                    <w:szCs w:val="10"/>
                    <w:rtl w:val="0"/>
                    <w:rPrChange w:author="PREMA" w:id="59" w:date="2026-09-24T03:49:43Z">
                      <w:rPr/>
                    </w:rPrChange>
                  </w:rPr>
                  <w:delText xml:space="preserve"> Status</w:delText>
                </w:r>
              </w:del>
            </w:ins>
          </w:p>
        </w:tc>
      </w:tr>
      <w:tr>
        <w:trPr>
          <w:cantSplit w:val="0"/>
          <w:tblHeader w:val="0"/>
          <w:ins w:author="dalcy mahadevan" w:id="93" w:date="2026-09-23T07:38:56Z"/>
          <w:del w:author="PREMA" w:id="32"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sdt>
                  <w:sdtPr>
                    <w:alias w:val="Review status"/>
                    <w:id w:val="484194342"/>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hd w:fill="e6e6e6" w:val="clear"/>
                      </w:rPr>
                      <w:t xml:space="preserve">Not started</w:t>
                    </w:r>
                  </w:sdtContent>
                </w:sdt>
                <w:r w:rsidDel="00000000" w:rsidR="00000000" w:rsidRPr="00000000">
                  <w:rPr>
                    <w:rtl w:val="0"/>
                  </w:rPr>
                </w:r>
              </w:del>
            </w:ins>
          </w:p>
        </w:tc>
      </w:tr>
      <w:tr>
        <w:trPr>
          <w:cantSplit w:val="0"/>
          <w:tblHeader w:val="0"/>
          <w:ins w:author="dalcy mahadevan" w:id="93" w:date="2026-09-23T07:38:56Z"/>
          <w:del w:author="PREMA" w:id="32"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sdt>
                  <w:sdtPr>
                    <w:alias w:val="Review status"/>
                    <w:id w:val="314321174"/>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473821"/>
                        <w:shd w:fill="ffe5a0" w:val="clear"/>
                      </w:rPr>
                      <w:t xml:space="preserve">In progress</w:t>
                    </w:r>
                  </w:sdtContent>
                </w:sdt>
                <w:r w:rsidDel="00000000" w:rsidR="00000000" w:rsidRPr="00000000">
                  <w:rPr>
                    <w:rtl w:val="0"/>
                  </w:rPr>
                </w:r>
              </w:del>
            </w:ins>
          </w:p>
        </w:tc>
      </w:tr>
      <w:tr>
        <w:trPr>
          <w:cantSplit w:val="0"/>
          <w:tblHeader w:val="0"/>
          <w:ins w:author="dalcy mahadevan" w:id="93" w:date="2026-09-23T07:38:56Z"/>
          <w:del w:author="PREMA" w:id="32"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sdt>
                  <w:sdtPr>
                    <w:alias w:val="Review status"/>
                    <w:id w:val="2001930905"/>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0a53a8"/>
                        <w:shd w:fill="bfe1f6" w:val="clear"/>
                      </w:rPr>
                      <w:t xml:space="preserve">Under review</w:t>
                    </w:r>
                  </w:sdtContent>
                </w:sdt>
                <w:r w:rsidDel="00000000" w:rsidR="00000000" w:rsidRPr="00000000">
                  <w:rPr>
                    <w:rtl w:val="0"/>
                  </w:rPr>
                </w:r>
              </w:del>
            </w:ins>
          </w:p>
        </w:tc>
      </w:tr>
      <w:tr>
        <w:trPr>
          <w:cantSplit w:val="0"/>
          <w:tblHeader w:val="0"/>
          <w:ins w:author="dalcy mahadevan" w:id="93" w:date="2026-09-23T07:38:56Z"/>
          <w:del w:author="PREMA" w:id="32" w:date="2026-09-24T03:49:43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sz w:val="10"/>
                    <w:szCs w:val="10"/>
                    <w:rtl w:val="0"/>
                    <w:rPrChange w:author="PREMA" w:id="59" w:date="2026-09-24T03:49:43Z">
                      <w:rPr/>
                    </w:rPrChange>
                  </w:rPr>
                  <w:delText xml:space="preserve">File</w:delText>
                </w:r>
                <w:r w:rsidDel="00000000" w:rsidR="00000000" w:rsidRPr="00000000">
                  <w:rPr>
                    <w:rtl w:val="0"/>
                  </w:rPr>
                </w:r>
              </w:del>
            </w:ins>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dalcy mahadevan" w:id="93" w:date="2026-09-23T07:38:56Z"/>
                <w:del w:author="PREMA" w:id="32" w:date="2026-09-24T03:49:43Z"/>
                <w:sz w:val="10"/>
                <w:szCs w:val="10"/>
                <w:rPrChange w:author="PREMA" w:id="59" w:date="2026-09-24T03:49:43Z">
                  <w:rPr/>
                </w:rPrChange>
              </w:rPr>
            </w:pPr>
            <w:ins w:author="dalcy mahadevan" w:id="93" w:date="2026-09-23T07:38:56Z">
              <w:del w:author="PREMA" w:id="32" w:date="2026-09-24T03:49:43Z">
                <w:sdt>
                  <w:sdtPr>
                    <w:alias w:val="Review status"/>
                    <w:id w:val="-1293171925"/>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11734b"/>
                        <w:shd w:fill="d4edbc" w:val="clear"/>
                      </w:rPr>
                      <w:t xml:space="preserve">Approved</w:t>
                    </w:r>
                  </w:sdtContent>
                </w:sdt>
                <w:r w:rsidDel="00000000" w:rsidR="00000000" w:rsidRPr="00000000">
                  <w:rPr>
                    <w:rtl w:val="0"/>
                  </w:rPr>
                </w:r>
              </w:del>
            </w:ins>
          </w:p>
        </w:tc>
      </w:tr>
    </w:tbl>
    <w:p w:rsidR="00000000" w:rsidDel="00000000" w:rsidP="00000000" w:rsidRDefault="00000000" w:rsidRPr="00000000" w14:paraId="000004D8">
      <w:pPr>
        <w:rPr>
          <w:ins w:author="Priya dharshini" w:id="94" w:date="2026-09-23T07:37:21Z"/>
          <w:del w:author="PREMA" w:id="32" w:date="2026-09-24T03:49:43Z"/>
          <w:sz w:val="10"/>
          <w:szCs w:val="10"/>
          <w:rPrChange w:author="PREMA" w:id="59" w:date="2026-09-24T03:49:43Z">
            <w:rPr/>
          </w:rPrChange>
        </w:rPr>
        <w:pPrChange w:author="dalcy mahadevan" w:id="0" w:date="2026-09-23T07:38:44Z">
          <w:pPr>
            <w:spacing w:after="240" w:before="240" w:line="276" w:lineRule="auto"/>
            <w:ind w:left="180" w:hanging="180"/>
          </w:pPr>
        </w:pPrChange>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D9">
      <w:pPr>
        <w:spacing w:after="240" w:before="240" w:line="276" w:lineRule="auto"/>
        <w:ind w:left="180" w:hanging="180"/>
        <w:rPr>
          <w:ins w:author="Priya dharshini" w:id="94" w:date="2026-09-23T07:37:21Z"/>
          <w:del w:author="PREMA" w:id="32" w:date="2026-09-24T03:49:43Z"/>
          <w:sz w:val="10"/>
          <w:szCs w:val="10"/>
          <w:rPrChange w:author="PREMA" w:id="59" w:date="2026-09-24T03:49:43Z">
            <w:rPr/>
          </w:rPrChange>
        </w:rPr>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DA">
      <w:pPr>
        <w:spacing w:after="240" w:before="240" w:line="276" w:lineRule="auto"/>
        <w:ind w:left="180" w:hanging="180"/>
        <w:rPr>
          <w:ins w:author="Priya dharshini" w:id="94" w:date="2026-09-23T07:37:21Z"/>
          <w:del w:author="PREMA" w:id="32" w:date="2026-09-24T03:49:43Z"/>
          <w:sz w:val="10"/>
          <w:szCs w:val="10"/>
          <w:rPrChange w:author="PREMA" w:id="59" w:date="2026-09-24T03:49:43Z">
            <w:rPr/>
          </w:rPrChange>
        </w:rPr>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DB">
      <w:pPr>
        <w:spacing w:after="240" w:before="240" w:line="276" w:lineRule="auto"/>
        <w:ind w:left="180" w:hanging="180"/>
        <w:rPr>
          <w:ins w:author="Priya dharshini" w:id="94" w:date="2026-09-23T07:37:21Z"/>
          <w:del w:author="PREMA" w:id="32" w:date="2026-09-24T03:49:43Z"/>
          <w:sz w:val="10"/>
          <w:szCs w:val="10"/>
          <w:rPrChange w:author="PREMA" w:id="59" w:date="2026-09-24T03:49:43Z">
            <w:rPr/>
          </w:rPrChange>
        </w:rPr>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DC">
      <w:pPr>
        <w:spacing w:after="240" w:before="240" w:line="276" w:lineRule="auto"/>
        <w:ind w:left="180" w:hanging="180"/>
        <w:rPr>
          <w:ins w:author="Priya dharshini" w:id="94" w:date="2026-09-23T07:37:21Z"/>
          <w:del w:author="PREMA" w:id="32" w:date="2026-09-24T03:49:43Z"/>
          <w:sz w:val="10"/>
          <w:szCs w:val="10"/>
          <w:rPrChange w:author="PREMA" w:id="59" w:date="2026-09-24T03:49:43Z">
            <w:rPr/>
          </w:rPrChange>
        </w:rPr>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DD">
      <w:pPr>
        <w:spacing w:after="240" w:before="240" w:line="276" w:lineRule="auto"/>
        <w:ind w:left="180" w:hanging="180"/>
        <w:rPr>
          <w:ins w:author="Priya dharshini" w:id="94" w:date="2026-09-23T07:37:21Z"/>
          <w:del w:author="PREMA" w:id="32" w:date="2026-09-24T03:49:43Z"/>
          <w:sz w:val="10"/>
          <w:szCs w:val="10"/>
          <w:rPrChange w:author="PREMA" w:id="59" w:date="2026-09-24T03:49:43Z">
            <w:rPr/>
          </w:rPrChange>
        </w:rPr>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DE">
      <w:pPr>
        <w:spacing w:after="240" w:before="240" w:line="276" w:lineRule="auto"/>
        <w:ind w:left="180" w:hanging="180"/>
        <w:rPr>
          <w:ins w:author="Priya dharshini" w:id="94" w:date="2026-09-23T07:37:21Z"/>
          <w:del w:author="PREMA" w:id="32" w:date="2026-09-24T03:49:43Z"/>
          <w:sz w:val="10"/>
          <w:szCs w:val="10"/>
          <w:rPrChange w:author="PREMA" w:id="59" w:date="2026-09-24T03:49:43Z">
            <w:rPr/>
          </w:rPrChange>
        </w:rPr>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DF">
      <w:pPr>
        <w:spacing w:after="240" w:before="240" w:line="276" w:lineRule="auto"/>
        <w:ind w:left="180" w:hanging="180"/>
        <w:rPr>
          <w:ins w:author="Priya dharshini" w:id="94" w:date="2026-09-23T07:37:21Z"/>
          <w:del w:author="PREMA" w:id="32" w:date="2026-09-24T03:49:43Z"/>
          <w:sz w:val="10"/>
          <w:szCs w:val="10"/>
          <w:rPrChange w:author="PREMA" w:id="59" w:date="2026-09-24T03:49:43Z">
            <w:rPr/>
          </w:rPrChange>
        </w:rPr>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E0">
      <w:pPr>
        <w:spacing w:after="240" w:before="240" w:line="276" w:lineRule="auto"/>
        <w:ind w:left="180" w:hanging="180"/>
        <w:rPr>
          <w:ins w:author="Priya dharshini" w:id="94" w:date="2026-09-23T07:37:21Z"/>
          <w:del w:author="PREMA" w:id="32" w:date="2026-09-24T03:49:43Z"/>
          <w:sz w:val="10"/>
          <w:szCs w:val="10"/>
          <w:rPrChange w:author="PREMA" w:id="59" w:date="2026-09-24T03:49:43Z">
            <w:rPr/>
          </w:rPrChange>
        </w:rPr>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E1">
      <w:pPr>
        <w:spacing w:after="240" w:before="240" w:line="276" w:lineRule="auto"/>
        <w:ind w:left="180" w:hanging="180"/>
        <w:rPr>
          <w:ins w:author="Priya dharshini" w:id="94" w:date="2026-09-23T07:37:21Z"/>
          <w:del w:author="PREMA" w:id="32" w:date="2026-09-24T03:49:43Z"/>
          <w:sz w:val="10"/>
          <w:szCs w:val="10"/>
          <w:rPrChange w:author="PREMA" w:id="59" w:date="2026-09-24T03:49:43Z">
            <w:rPr/>
          </w:rPrChange>
        </w:rPr>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E2">
      <w:pPr>
        <w:spacing w:after="240" w:before="240" w:line="276" w:lineRule="auto"/>
        <w:ind w:left="180" w:hanging="180"/>
        <w:rPr>
          <w:ins w:author="Priya dharshini" w:id="94" w:date="2026-09-23T07:37:21Z"/>
          <w:del w:author="PREMA" w:id="32" w:date="2026-09-24T03:49:43Z"/>
          <w:sz w:val="10"/>
          <w:szCs w:val="10"/>
          <w:rPrChange w:author="PREMA" w:id="59" w:date="2026-09-24T03:49:43Z">
            <w:rPr/>
          </w:rPrChange>
        </w:rPr>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E3">
      <w:pPr>
        <w:spacing w:after="240" w:before="240" w:line="276" w:lineRule="auto"/>
        <w:ind w:left="180" w:hanging="180"/>
        <w:rPr>
          <w:ins w:author="Priya dharshini" w:id="94" w:date="2026-09-23T07:37:21Z"/>
          <w:del w:author="PREMA" w:id="32" w:date="2026-09-24T03:49:43Z"/>
          <w:sz w:val="10"/>
          <w:szCs w:val="10"/>
          <w:rPrChange w:author="PREMA" w:id="59" w:date="2026-09-24T03:49:43Z">
            <w:rPr/>
          </w:rPrChange>
        </w:rPr>
      </w:pPr>
      <w:ins w:author="Priya dharshini" w:id="94" w:date="2026-09-23T07:37:21Z">
        <w:del w:author="PREMA" w:id="32" w:date="2026-09-24T03:49:43Z">
          <w:r w:rsidDel="00000000" w:rsidR="00000000" w:rsidRPr="00000000">
            <w:rPr>
              <w:rtl w:val="0"/>
            </w:rPr>
          </w:r>
        </w:del>
      </w:ins>
    </w:p>
    <w:p w:rsidR="00000000" w:rsidDel="00000000" w:rsidP="00000000" w:rsidRDefault="00000000" w:rsidRPr="00000000" w14:paraId="000004E4">
      <w:pPr>
        <w:spacing w:after="240" w:before="240" w:line="276" w:lineRule="auto"/>
        <w:ind w:left="1260" w:hanging="1260"/>
        <w:rPr>
          <w:ins w:author="Prajan Prajan" w:id="98" w:date="2026-09-23T04:46:41Z"/>
          <w:del w:author="PREMA" w:id="32" w:date="2026-09-24T03:49:43Z"/>
          <w:sz w:val="10"/>
          <w:szCs w:val="10"/>
          <w:rPrChange w:author="PREMA" w:id="59" w:date="2026-09-24T03:49:43Z">
            <w:rPr/>
          </w:rPrChange>
        </w:rPr>
        <w:pPrChange w:author="DHARANI KUMAR R Csc2024" w:id="0" w:date="2026-09-23T06:46:51Z">
          <w:pPr>
            <w:spacing w:after="240" w:before="240" w:line="276" w:lineRule="auto"/>
          </w:pPr>
        </w:pPrChange>
      </w:pPr>
      <w:ins w:author="Anonymous" w:id="96" w:date="2026-09-23T05:10:33Z">
        <w:del w:author="PREMA" w:id="32" w:date="2026-09-24T03:49:43Z">
          <w:r w:rsidDel="00000000" w:rsidR="00000000" w:rsidRPr="00000000">
            <w:rPr>
              <w:sz w:val="10"/>
              <w:szCs w:val="10"/>
              <w:rtl w:val="0"/>
              <w:rPrChange w:author="PREMA" w:id="59" w:date="2026-09-24T03:49:43Z">
                <w:rPr/>
              </w:rPrChange>
            </w:rPr>
            <w:delText xml:space="preserve">  </w:delText>
          </w:r>
        </w:del>
      </w:ins>
      <w:del w:author="PREMA" w:id="32" w:date="2026-09-24T03:49:43Z"/>
      <w:ins w:author="Anonymous" w:id="97" w:date="2026-09-23T05:10:46Z">
        <w:del w:author="PREMA" w:id="32" w:date="2026-09-24T03:49:43Z">
          <w:r w:rsidDel="00000000" w:rsidR="00000000" w:rsidRPr="00000000">
            <w:rPr>
              <w:sz w:val="10"/>
              <w:szCs w:val="10"/>
              <w:rtl w:val="0"/>
              <w:rPrChange w:author="PREMA" w:id="59" w:date="2026-09-24T03:49:43Z">
                <w:rPr/>
              </w:rPrChange>
            </w:rPr>
            <w:delText xml:space="preserve">            </w:delText>
          </w:r>
        </w:del>
      </w:ins>
      <w:del w:author="PREMA" w:id="32" w:date="2026-09-24T03:49:43Z"/>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**Dear Faculty Members,**</w:delText>
          </w:r>
        </w:del>
      </w:ins>
    </w:p>
    <w:p w:rsidR="00000000" w:rsidDel="00000000" w:rsidP="00000000" w:rsidRDefault="00000000" w:rsidRPr="00000000" w14:paraId="000004E5">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4E6">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**Greetings from SmartBridge..!!**</w:delText>
          </w:r>
        </w:del>
      </w:ins>
      <w:ins w:author="Pushpa Thalavairaj" w:id="100" w:date="2026-09-23T06:27:27Z">
        <w:del w:author="PREMA" w:id="32" w:date="2026-09-24T03:49:43Z">
          <w:r w:rsidDel="00000000" w:rsidR="00000000" w:rsidRPr="00000000">
            <w:rPr>
              <w:sz w:val="10"/>
              <w:szCs w:val="10"/>
              <w:rtl w:val="0"/>
              <w:rPrChange w:author="PREMA" w:id="59" w:date="2026-09-24T03:49:43Z">
                <w:rPr/>
              </w:rPrChange>
            </w:rPr>
            <w:delText xml:space="preserve">  </w:delText>
          </w:r>
        </w:del>
      </w:ins>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4E7">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4E8">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Please find the **Project Details** shared below. The project resources include:</w:delText>
          </w:r>
        </w:del>
      </w:ins>
    </w:p>
    <w:p w:rsidR="00000000" w:rsidDel="00000000" w:rsidP="00000000" w:rsidRDefault="00000000" w:rsidRPr="00000000" w14:paraId="000004E9">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4EA">
      <w:pPr>
        <w:spacing w:after="240" w:before="240" w:line="276" w:lineRule="auto"/>
        <w:rPr>
          <w:ins w:author="Rabin Rabin" w:id="101" w:date="2026-09-23T05:22:48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1. *</w:delText>
          </w:r>
        </w:del>
      </w:ins>
      <w:ins w:author="Rabin Rabin" w:id="101" w:date="2026-09-23T05:22:48Z">
        <w:del w:author="PREMA" w:id="32" w:date="2026-09-24T03:49:43Z">
          <w:r w:rsidDel="00000000" w:rsidR="00000000" w:rsidRPr="00000000">
            <w:rPr>
              <w:sz w:val="10"/>
              <w:szCs w:val="10"/>
              <w:rtl w:val="0"/>
              <w:rPrChange w:author="PREMA" w:id="59" w:date="2026-09-24T03:49:43Z">
                <w:rPr/>
              </w:rPrChange>
            </w:rPr>
            <w:delText xml:space="preserve">fit buddy-AI fitness plan generator using gemini model</w:delText>
          </w:r>
        </w:del>
      </w:ins>
    </w:p>
    <w:p w:rsidR="00000000" w:rsidDel="00000000" w:rsidP="00000000" w:rsidRDefault="00000000" w:rsidRPr="00000000" w14:paraId="000004EB">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*Project Title**</w:delText>
          </w:r>
        </w:del>
      </w:ins>
    </w:p>
    <w:p w:rsidR="00000000" w:rsidDel="00000000" w:rsidP="00000000" w:rsidRDefault="00000000" w:rsidRPr="00000000" w14:paraId="000004EC">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2. **Project Document** – Detailed instructions and requirements for the project</w:delText>
          </w:r>
        </w:del>
      </w:ins>
    </w:p>
    <w:p w:rsidR="00000000" w:rsidDel="00000000" w:rsidP="00000000" w:rsidRDefault="00000000" w:rsidRPr="00000000" w14:paraId="000004ED">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3. **Project Reference Video** – Step-by-step guidance on how to complete the project</w:delText>
          </w:r>
        </w:del>
      </w:ins>
    </w:p>
    <w:p w:rsidR="00000000" w:rsidDel="00000000" w:rsidP="00000000" w:rsidRDefault="00000000" w:rsidRPr="00000000" w14:paraId="000004EE">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4EF">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Important Instructions for Students</w:delText>
          </w:r>
        </w:del>
      </w:ins>
    </w:p>
    <w:p w:rsidR="00000000" w:rsidDel="00000000" w:rsidP="00000000" w:rsidRDefault="00000000" w:rsidRPr="00000000" w14:paraId="000004F0">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4F1">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Please inform all your students to **start working on their assigned/selected project immediately** and be ready with the required project submissions.</w:delText>
          </w:r>
        </w:del>
      </w:ins>
    </w:p>
    <w:p w:rsidR="00000000" w:rsidDel="00000000" w:rsidP="00000000" w:rsidRDefault="00000000" w:rsidRPr="00000000" w14:paraId="000004F2">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4F3">
      <w:pPr>
        <w:spacing w:after="240" w:before="240" w:line="276" w:lineRule="auto"/>
        <w:rPr>
          <w:ins w:author="Ponmalai S" w:id="102" w:date="2026-09-23T06:18:09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As instructed by the trainers during the **Project Development Sessions**, students </w:delText>
          </w:r>
        </w:del>
      </w:ins>
      <w:ins w:author="Ponmalai S" w:id="102" w:date="2026-09-23T06:18:09Z">
        <w:del w:author="PREMA" w:id="32" w:date="2026-09-24T03:49:43Z">
          <w:r w:rsidDel="00000000" w:rsidR="00000000" w:rsidRPr="00000000">
            <w:rPr>
              <w:rtl w:val="0"/>
            </w:rPr>
          </w:r>
        </w:del>
      </w:ins>
    </w:p>
    <w:p w:rsidR="00000000" w:rsidDel="00000000" w:rsidP="00000000" w:rsidRDefault="00000000" w:rsidRPr="00000000" w14:paraId="000004F4">
      <w:pPr>
        <w:spacing w:after="240" w:before="240" w:line="276" w:lineRule="auto"/>
        <w:rPr>
          <w:ins w:author="Ponmalai S" w:id="102" w:date="2026-09-23T06:18:09Z"/>
          <w:del w:author="PREMA" w:id="32" w:date="2026-09-24T03:49:43Z"/>
          <w:sz w:val="10"/>
          <w:szCs w:val="10"/>
          <w:rPrChange w:author="PREMA" w:id="59" w:date="2026-09-24T03:49:43Z">
            <w:rPr/>
          </w:rPrChange>
        </w:rPr>
      </w:pPr>
      <w:ins w:author="Ponmalai S" w:id="102" w:date="2026-09-23T06:18:09Z">
        <w:del w:author="PREMA" w:id="32" w:date="2026-09-24T03:49:43Z">
          <w:r w:rsidDel="00000000" w:rsidR="00000000" w:rsidRPr="00000000">
            <w:rPr>
              <w:rtl w:val="0"/>
            </w:rPr>
          </w:r>
        </w:del>
      </w:ins>
    </w:p>
    <w:p w:rsidR="00000000" w:rsidDel="00000000" w:rsidP="00000000" w:rsidRDefault="00000000" w:rsidRPr="00000000" w14:paraId="000004F5">
      <w:pPr>
        <w:spacing w:after="240" w:before="240" w:line="276" w:lineRule="auto"/>
        <w:rPr>
          <w:ins w:author="Ponmalai S" w:id="102" w:date="2026-09-23T06:18:09Z"/>
          <w:del w:author="PREMA" w:id="32" w:date="2026-09-24T03:49:43Z"/>
          <w:sz w:val="10"/>
          <w:szCs w:val="10"/>
          <w:rPrChange w:author="PREMA" w:id="59" w:date="2026-09-24T03:49:43Z">
            <w:rPr/>
          </w:rPrChange>
        </w:rPr>
      </w:pPr>
      <w:ins w:author="Ponmalai S" w:id="102" w:date="2026-09-23T06:18:09Z">
        <w:del w:author="PREMA" w:id="32" w:date="2026-09-24T03:49:43Z">
          <w:r w:rsidDel="00000000" w:rsidR="00000000" w:rsidRPr="00000000">
            <w:rPr>
              <w:rtl w:val="0"/>
            </w:rPr>
          </w:r>
        </w:del>
      </w:ins>
    </w:p>
    <w:p w:rsidR="00000000" w:rsidDel="00000000" w:rsidP="00000000" w:rsidRDefault="00000000" w:rsidRPr="00000000" w14:paraId="000004F6">
      <w:pPr>
        <w:spacing w:after="240" w:before="240" w:line="276" w:lineRule="auto"/>
        <w:rPr>
          <w:ins w:author="Ponmalai S" w:id="102" w:date="2026-09-23T06:18:09Z"/>
          <w:del w:author="PREMA" w:id="32" w:date="2026-09-24T03:49:43Z"/>
          <w:sz w:val="10"/>
          <w:szCs w:val="10"/>
          <w:rPrChange w:author="PREMA" w:id="59" w:date="2026-09-24T03:49:43Z">
            <w:rPr/>
          </w:rPrChange>
        </w:rPr>
      </w:pPr>
      <w:ins w:author="Ponmalai S" w:id="102" w:date="2026-09-23T06:18:09Z">
        <w:del w:author="PREMA" w:id="32" w:date="2026-09-24T03:49:43Z">
          <w:r w:rsidDel="00000000" w:rsidR="00000000" w:rsidRPr="00000000">
            <w:rPr>
              <w:rtl w:val="0"/>
            </w:rPr>
          </w:r>
        </w:del>
      </w:ins>
    </w:p>
    <w:p w:rsidR="00000000" w:rsidDel="00000000" w:rsidP="00000000" w:rsidRDefault="00000000" w:rsidRPr="00000000" w14:paraId="000004F7">
      <w:pPr>
        <w:spacing w:after="240" w:before="240" w:line="276" w:lineRule="auto"/>
        <w:rPr>
          <w:ins w:author="Ponmalai S" w:id="102" w:date="2026-09-23T06:18:09Z"/>
          <w:del w:author="PREMA" w:id="32" w:date="2026-09-24T03:49:43Z"/>
          <w:sz w:val="10"/>
          <w:szCs w:val="10"/>
          <w:rPrChange w:author="PREMA" w:id="59" w:date="2026-09-24T03:49:43Z">
            <w:rPr/>
          </w:rPrChange>
        </w:rPr>
      </w:pPr>
      <w:ins w:author="Ponmalai S" w:id="102" w:date="2026-09-23T06:18:09Z">
        <w:del w:author="PREMA" w:id="32" w:date="2026-09-24T03:49:43Z">
          <w:r w:rsidDel="00000000" w:rsidR="00000000" w:rsidRPr="00000000">
            <w:rPr>
              <w:rtl w:val="0"/>
            </w:rPr>
          </w:r>
        </w:del>
      </w:ins>
    </w:p>
    <w:p w:rsidR="00000000" w:rsidDel="00000000" w:rsidP="00000000" w:rsidRDefault="00000000" w:rsidRPr="00000000" w14:paraId="000004F8">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are </w:delText>
          </w:r>
          <w:r w:rsidDel="00000000" w:rsidR="00000000" w:rsidRPr="00000000">
            <w:rPr>
              <w:sz w:val="10"/>
              <w:szCs w:val="10"/>
              <w:rtl w:val="0"/>
              <w:rPrChange w:author="PREMA" w:id="59" w:date="2026-09-24T03:49:43Z">
                <w:rPr/>
              </w:rPrChange>
            </w:rPr>
            <w:delText xml:space="preserve">required to submit the following:</w:delText>
          </w:r>
        </w:del>
      </w:ins>
    </w:p>
    <w:p w:rsidR="00000000" w:rsidDel="00000000" w:rsidP="00000000" w:rsidRDefault="00000000" w:rsidRPr="00000000" w14:paraId="000004F9">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4FA">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Project Submission Requirements</w:delText>
          </w:r>
        </w:del>
      </w:ins>
    </w:p>
    <w:p w:rsidR="00000000" w:rsidDel="00000000" w:rsidP="00000000" w:rsidRDefault="00000000" w:rsidRPr="00000000" w14:paraId="000004FB">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4FC">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**1. GitHub Repository Link**</w:delText>
          </w:r>
        </w:del>
      </w:ins>
    </w:p>
    <w:p w:rsidR="00000000" w:rsidDel="00000000" w:rsidP="00000000" w:rsidRDefault="00000000" w:rsidRPr="00000000" w14:paraId="000004FD">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4FE">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The GitHub repository link must be a **Public Repository Link**.</w:delText>
          </w:r>
        </w:del>
      </w:ins>
    </w:p>
    <w:p w:rsidR="00000000" w:rsidDel="00000000" w:rsidP="00000000" w:rsidRDefault="00000000" w:rsidRPr="00000000" w14:paraId="000004FF">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All project files/documents should be uploaded to GitHub.</w:delText>
          </w:r>
        </w:del>
      </w:ins>
    </w:p>
    <w:p w:rsidR="00000000" w:rsidDel="00000000" w:rsidP="00000000" w:rsidRDefault="00000000" w:rsidRPr="00000000" w14:paraId="00000500">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The project should be maintained and submitted **phase-wise** using the following structure:</w:delText>
          </w:r>
        </w:del>
      </w:ins>
    </w:p>
    <w:p w:rsidR="00000000" w:rsidDel="00000000" w:rsidP="00000000" w:rsidRDefault="00000000" w:rsidRPr="00000000" w14:paraId="00000501">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02">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1. **Brainstorming &amp; Ideation Phase**</w:delText>
          </w:r>
        </w:del>
      </w:ins>
    </w:p>
    <w:p w:rsidR="00000000" w:rsidDel="00000000" w:rsidP="00000000" w:rsidRDefault="00000000" w:rsidRPr="00000000" w14:paraId="00000503">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2. **Requirement Analysis Phase**</w:delText>
          </w:r>
        </w:del>
      </w:ins>
    </w:p>
    <w:p w:rsidR="00000000" w:rsidDel="00000000" w:rsidP="00000000" w:rsidRDefault="00000000" w:rsidRPr="00000000" w14:paraId="00000504">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3. **Project Design Phase Phase**</w:delText>
          </w:r>
        </w:del>
      </w:ins>
    </w:p>
    <w:p w:rsidR="00000000" w:rsidDel="00000000" w:rsidP="00000000" w:rsidRDefault="00000000" w:rsidRPr="00000000" w14:paraId="00000505">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4. **Project Planning Phase**</w:delText>
          </w:r>
        </w:del>
      </w:ins>
    </w:p>
    <w:p w:rsidR="00000000" w:rsidDel="00000000" w:rsidP="00000000" w:rsidRDefault="00000000" w:rsidRPr="00000000" w14:paraId="00000506">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5. **Project Development Phase**</w:delText>
          </w:r>
        </w:del>
      </w:ins>
    </w:p>
    <w:p w:rsidR="00000000" w:rsidDel="00000000" w:rsidP="00000000" w:rsidRDefault="00000000" w:rsidRPr="00000000" w14:paraId="00000507">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6. **Project Testing Phase**</w:delText>
          </w:r>
        </w:del>
      </w:ins>
    </w:p>
    <w:p w:rsidR="00000000" w:rsidDel="00000000" w:rsidP="00000000" w:rsidRDefault="00000000" w:rsidRPr="00000000" w14:paraId="00000508">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7. **Project Documentation Phase**</w:delText>
          </w:r>
        </w:del>
      </w:ins>
    </w:p>
    <w:p w:rsidR="00000000" w:rsidDel="00000000" w:rsidP="00000000" w:rsidRDefault="00000000" w:rsidRPr="00000000" w14:paraId="00000509">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8. **Project Demonstration Phase**</w:delText>
          </w:r>
        </w:del>
      </w:ins>
    </w:p>
    <w:p w:rsidR="00000000" w:rsidDel="00000000" w:rsidP="00000000" w:rsidRDefault="00000000" w:rsidRPr="00000000" w14:paraId="0000050A">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0B">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**2. Demo Video Link**</w:delText>
          </w:r>
        </w:del>
      </w:ins>
    </w:p>
    <w:p w:rsidR="00000000" w:rsidDel="00000000" w:rsidP="00000000" w:rsidRDefault="00000000" w:rsidRPr="00000000" w14:paraId="0000050C">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0D">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Record a complete **project demonstration video**.</w:delText>
          </w:r>
        </w:del>
      </w:ins>
    </w:p>
    <w:p w:rsidR="00000000" w:rsidDel="00000000" w:rsidP="00000000" w:rsidRDefault="00000000" w:rsidRPr="00000000" w14:paraId="0000050E">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Upload the video to **Google Drive**.</w:delText>
          </w:r>
        </w:del>
      </w:ins>
    </w:p>
    <w:p w:rsidR="00000000" w:rsidDel="00000000" w:rsidP="00000000" w:rsidRDefault="00000000" w:rsidRPr="00000000" w14:paraId="0000050F">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Ensure that the **Drive link is set to Public/Anyone with the link can view**.</w:delText>
          </w:r>
        </w:del>
      </w:ins>
    </w:p>
    <w:p w:rsidR="00000000" w:rsidDel="00000000" w:rsidP="00000000" w:rsidRDefault="00000000" w:rsidRPr="00000000" w14:paraId="00000510">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The demo video should include:</w:delText>
          </w:r>
        </w:del>
      </w:ins>
    </w:p>
    <w:p w:rsidR="00000000" w:rsidDel="00000000" w:rsidP="00000000" w:rsidRDefault="00000000" w:rsidRPr="00000000" w14:paraId="00000511">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Screen sharing of the project</w:delText>
          </w:r>
        </w:del>
      </w:ins>
    </w:p>
    <w:p w:rsidR="00000000" w:rsidDel="00000000" w:rsidP="00000000" w:rsidRDefault="00000000" w:rsidRPr="00000000" w14:paraId="00000512">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Student's voice-over/explanation</w:delText>
          </w:r>
        </w:del>
      </w:ins>
    </w:p>
    <w:p w:rsidR="00000000" w:rsidDel="00000000" w:rsidP="00000000" w:rsidRDefault="00000000" w:rsidRPr="00000000" w14:paraId="00000513">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**Project Name**</w:delText>
          </w:r>
        </w:del>
      </w:ins>
    </w:p>
    <w:p w:rsidR="00000000" w:rsidDel="00000000" w:rsidP="00000000" w:rsidRDefault="00000000" w:rsidRPr="00000000" w14:paraId="00000514">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**Purpose of the Project**</w:delText>
          </w:r>
        </w:del>
      </w:ins>
    </w:p>
    <w:p w:rsidR="00000000" w:rsidDel="00000000" w:rsidP="00000000" w:rsidRDefault="00000000" w:rsidRPr="00000000" w14:paraId="00000515">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**Use/Benefits of the Project**</w:delText>
          </w:r>
        </w:del>
      </w:ins>
    </w:p>
    <w:p w:rsidR="00000000" w:rsidDel="00000000" w:rsidP="00000000" w:rsidRDefault="00000000" w:rsidRPr="00000000" w14:paraId="00000516">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**Project Execution/Working Process**</w:delText>
          </w:r>
        </w:del>
      </w:ins>
    </w:p>
    <w:p w:rsidR="00000000" w:rsidDel="00000000" w:rsidP="00000000" w:rsidRDefault="00000000" w:rsidRPr="00000000" w14:paraId="00000517">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**Final Output**</w:delText>
          </w:r>
        </w:del>
      </w:ins>
    </w:p>
    <w:p w:rsidR="00000000" w:rsidDel="00000000" w:rsidP="00000000" w:rsidRDefault="00000000" w:rsidRPr="00000000" w14:paraId="00000518">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19">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Important Note Regarding SkillWallet &amp; Team Formation</w:delText>
          </w:r>
        </w:del>
      </w:ins>
    </w:p>
    <w:p w:rsidR="00000000" w:rsidDel="00000000" w:rsidP="00000000" w:rsidRDefault="00000000" w:rsidRPr="00000000" w14:paraId="0000051A">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1B">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As informed during the **Faculty SkillWallet Orientation**, inform your students **to not wait for SkillWallet credentials to start the project work.**</w:delText>
          </w:r>
        </w:del>
      </w:ins>
    </w:p>
    <w:p w:rsidR="00000000" w:rsidDel="00000000" w:rsidP="00000000" w:rsidRDefault="00000000" w:rsidRPr="00000000" w14:paraId="0000051C">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1D">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Students are instructed to:</w:delText>
          </w:r>
        </w:del>
      </w:ins>
    </w:p>
    <w:p w:rsidR="00000000" w:rsidDel="00000000" w:rsidP="00000000" w:rsidRDefault="00000000" w:rsidRPr="00000000" w14:paraId="0000051E">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1F">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1. **Form their teams physically** without waiting for SkillWallet credentials.</w:delText>
          </w:r>
        </w:del>
      </w:ins>
    </w:p>
    <w:p w:rsidR="00000000" w:rsidDel="00000000" w:rsidP="00000000" w:rsidRDefault="00000000" w:rsidRPr="00000000" w14:paraId="00000520">
      <w:pPr>
        <w:spacing w:after="240" w:before="240" w:line="276" w:lineRule="auto"/>
        <w:ind w:left="0" w:right="-489.99999999999955" w:firstLine="0"/>
        <w:rPr>
          <w:ins w:author="Prajan Prajan" w:id="98" w:date="2026-09-23T04:46:41Z"/>
          <w:del w:author="PREMA" w:id="32" w:date="2026-09-24T03:49:43Z"/>
          <w:sz w:val="10"/>
          <w:szCs w:val="10"/>
          <w:rPrChange w:author="PREMA" w:id="59" w:date="2026-09-24T03:49:43Z">
            <w:rPr/>
          </w:rPrChange>
        </w:rPr>
        <w:pPrChange w:author="DHARANI KUMAR R Csc2024" w:id="0" w:date="2026-09-23T06:47:23Z">
          <w:pPr>
            <w:spacing w:after="240" w:before="240" w:line="276" w:lineRule="auto"/>
          </w:pPr>
        </w:pPrChange>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2. Team size should be:</w:delText>
          </w:r>
        </w:del>
      </w:ins>
    </w:p>
    <w:p w:rsidR="00000000" w:rsidDel="00000000" w:rsidP="00000000" w:rsidRDefault="00000000" w:rsidRPr="00000000" w14:paraId="00000521">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**Minimum:** 2 members</w:delText>
          </w:r>
        </w:del>
      </w:ins>
    </w:p>
    <w:p w:rsidR="00000000" w:rsidDel="00000000" w:rsidP="00000000" w:rsidRDefault="00000000" w:rsidRPr="00000000" w14:paraId="00000522">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**Standard:** 4 members</w:delText>
          </w:r>
        </w:del>
      </w:ins>
    </w:p>
    <w:p w:rsidR="00000000" w:rsidDel="00000000" w:rsidP="00000000" w:rsidRDefault="00000000" w:rsidRPr="00000000" w14:paraId="00000523">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**Maximum:** 5 members</w:delText>
          </w:r>
        </w:del>
      </w:ins>
    </w:p>
    <w:p w:rsidR="00000000" w:rsidDel="00000000" w:rsidP="00000000" w:rsidRDefault="00000000" w:rsidRPr="00000000" w14:paraId="00000524">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3. Select **one project** from the list of projects attached.</w:delText>
          </w:r>
        </w:del>
      </w:ins>
    </w:p>
    <w:p w:rsidR="00000000" w:rsidDel="00000000" w:rsidP="00000000" w:rsidRDefault="00000000" w:rsidRPr="00000000" w14:paraId="00000525">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4. Go through the **Project Document and Reference Video** thoroughly.</w:delText>
          </w:r>
        </w:del>
      </w:ins>
    </w:p>
    <w:p w:rsidR="00000000" w:rsidDel="00000000" w:rsidP="00000000" w:rsidRDefault="00000000" w:rsidRPr="00000000" w14:paraId="00000526">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5. Start working on the selected project immediately.</w:delText>
          </w:r>
        </w:del>
      </w:ins>
    </w:p>
    <w:p w:rsidR="00000000" w:rsidDel="00000000" w:rsidP="00000000" w:rsidRDefault="00000000" w:rsidRPr="00000000" w14:paraId="00000527">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6. Prepare all project files according to the **8 phases mentioned above**.</w:delText>
          </w:r>
        </w:del>
      </w:ins>
    </w:p>
    <w:p w:rsidR="00000000" w:rsidDel="00000000" w:rsidP="00000000" w:rsidRDefault="00000000" w:rsidRPr="00000000" w14:paraId="00000528">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7. Upload the phase-wise project files into the **GitHub repository**.</w:delText>
          </w:r>
        </w:del>
      </w:ins>
    </w:p>
    <w:p w:rsidR="00000000" w:rsidDel="00000000" w:rsidP="00000000" w:rsidRDefault="00000000" w:rsidRPr="00000000" w14:paraId="00000529">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8. Prepare and record the **Project Demo Video** as per the instructions above.</w:delText>
          </w:r>
        </w:del>
      </w:ins>
    </w:p>
    <w:p w:rsidR="00000000" w:rsidDel="00000000" w:rsidP="00000000" w:rsidRDefault="00000000" w:rsidRPr="00000000" w14:paraId="0000052A">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2B">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Once SkillWallet Credentials Are Received</w:delText>
          </w:r>
        </w:del>
      </w:ins>
    </w:p>
    <w:p w:rsidR="00000000" w:rsidDel="00000000" w:rsidP="00000000" w:rsidRDefault="00000000" w:rsidRPr="00000000" w14:paraId="0000052C">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2D">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Once students receive their **SkillWallet credentials**, they should:</w:delText>
          </w:r>
        </w:del>
      </w:ins>
    </w:p>
    <w:p w:rsidR="00000000" w:rsidDel="00000000" w:rsidP="00000000" w:rsidRDefault="00000000" w:rsidRPr="00000000" w14:paraId="0000052E">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2F">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Contact their respective faculty member.</w:delText>
          </w:r>
        </w:del>
      </w:ins>
    </w:p>
    <w:p w:rsidR="00000000" w:rsidDel="00000000" w:rsidP="00000000" w:rsidRDefault="00000000" w:rsidRPr="00000000" w14:paraId="00000530">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Inform the faculty about:</w:delText>
          </w:r>
        </w:del>
      </w:ins>
    </w:p>
    <w:p w:rsidR="00000000" w:rsidDel="00000000" w:rsidP="00000000" w:rsidRDefault="00000000" w:rsidRPr="00000000" w14:paraId="00000531">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32">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**The project they are working on**</w:delText>
          </w:r>
        </w:del>
      </w:ins>
    </w:p>
    <w:p w:rsidR="00000000" w:rsidDel="00000000" w:rsidP="00000000" w:rsidRDefault="00000000" w:rsidRPr="00000000" w14:paraId="00000533">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**Their team members**</w:delText>
          </w:r>
        </w:del>
      </w:ins>
    </w:p>
    <w:p w:rsidR="00000000" w:rsidDel="00000000" w:rsidP="00000000" w:rsidRDefault="00000000" w:rsidRPr="00000000" w14:paraId="00000534">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Faculty members will then form the respective teams in **SkillWallet** according to the selected project and team members.</w:delText>
          </w:r>
        </w:del>
      </w:ins>
    </w:p>
    <w:p w:rsidR="00000000" w:rsidDel="00000000" w:rsidP="00000000" w:rsidRDefault="00000000" w:rsidRPr="00000000" w14:paraId="00000535">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36">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 ⏳ SkillWallet Access Update*</w:delText>
          </w:r>
        </w:del>
      </w:ins>
    </w:p>
    <w:p w:rsidR="00000000" w:rsidDel="00000000" w:rsidP="00000000" w:rsidRDefault="00000000" w:rsidRPr="00000000" w14:paraId="00000537">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38">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We sincerely apologize for the delay in providing SkillWallet access.</w:delText>
          </w:r>
        </w:del>
      </w:ins>
    </w:p>
    <w:p w:rsidR="00000000" w:rsidDel="00000000" w:rsidP="00000000" w:rsidRDefault="00000000" w:rsidRPr="00000000" w14:paraId="00000539">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3A">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**SkillWallet access is expected to be updated by tomorrow morning.** Students are requested to **wait for the credentials and, meanwhile, continue working on their projects as instructed above.**</w:delText>
          </w:r>
        </w:del>
      </w:ins>
    </w:p>
    <w:p w:rsidR="00000000" w:rsidDel="00000000" w:rsidP="00000000" w:rsidRDefault="00000000" w:rsidRPr="00000000" w14:paraId="0000053B">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3C">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**Faculty members are requested to communicate these instructions clearly to all students and ensure that students begin their project work without waiting for SkillWallet access.**</w:delText>
          </w:r>
        </w:del>
      </w:ins>
    </w:p>
    <w:p w:rsidR="00000000" w:rsidDel="00000000" w:rsidP="00000000" w:rsidRDefault="00000000" w:rsidRPr="00000000" w14:paraId="0000053D">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3E">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Thank you for your cooperation and support.</w:delText>
          </w:r>
        </w:del>
      </w:ins>
    </w:p>
    <w:p w:rsidR="00000000" w:rsidDel="00000000" w:rsidP="00000000" w:rsidRDefault="00000000" w:rsidRPr="00000000" w14:paraId="0000053F">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rtl w:val="0"/>
            </w:rPr>
          </w:r>
        </w:del>
      </w:ins>
    </w:p>
    <w:p w:rsidR="00000000" w:rsidDel="00000000" w:rsidP="00000000" w:rsidRDefault="00000000" w:rsidRPr="00000000" w14:paraId="00000540">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**Regards,**</w:delText>
          </w:r>
        </w:del>
      </w:ins>
    </w:p>
    <w:p w:rsidR="00000000" w:rsidDel="00000000" w:rsidP="00000000" w:rsidRDefault="00000000" w:rsidRPr="00000000" w14:paraId="00000541">
      <w:pPr>
        <w:spacing w:after="240" w:before="240" w:line="276" w:lineRule="auto"/>
        <w:rPr>
          <w:ins w:author="Prajan Prajan" w:id="98" w:date="2026-09-23T04:46:41Z"/>
          <w:del w:author="PREMA" w:id="32" w:date="2026-09-24T03:49:43Z"/>
          <w:sz w:val="10"/>
          <w:szCs w:val="10"/>
          <w:rPrChange w:author="PREMA" w:id="59" w:date="2026-09-24T03:49:43Z">
            <w:rPr/>
          </w:rPrChange>
        </w:rPr>
      </w:pPr>
      <w:ins w:author="Prajan Prajan" w:id="98" w:date="2026-09-23T04:46:41Z">
        <w:del w:author="PREMA" w:id="32" w:date="2026-09-24T03:49:43Z">
          <w:r w:rsidDel="00000000" w:rsidR="00000000" w:rsidRPr="00000000">
            <w:rPr>
              <w:sz w:val="10"/>
              <w:szCs w:val="10"/>
              <w:rtl w:val="0"/>
              <w:rPrChange w:author="PREMA" w:id="59" w:date="2026-09-24T03:49:43Z">
                <w:rPr/>
              </w:rPrChange>
            </w:rPr>
            <w:delText xml:space="preserve">**Aparna Nelaturi**</w:delText>
          </w:r>
        </w:del>
      </w:ins>
    </w:p>
    <w:p w:rsidR="00000000" w:rsidDel="00000000" w:rsidP="00000000" w:rsidRDefault="00000000" w:rsidRPr="00000000" w14:paraId="00000542">
      <w:pPr>
        <w:spacing w:line="276" w:lineRule="auto"/>
        <w:jc w:val="left"/>
        <w:rPr>
          <w:del w:author="PREMA" w:id="32" w:date="2026-09-24T03:49:43Z"/>
          <w:sz w:val="10"/>
          <w:szCs w:val="10"/>
          <w:rPrChange w:author="PREMA" w:id="59" w:date="2026-09-24T03:49:43Z">
            <w:rPr>
              <w:rFonts w:ascii="Cambria" w:cs="Cambria" w:eastAsia="Cambria" w:hAnsi="Cambria"/>
              <w:b w:val="1"/>
              <w:bCs w:val="1"/>
              <w:sz w:val="30"/>
              <w:szCs w:val="30"/>
              <w:u w:val="single"/>
            </w:rPr>
          </w:rPrChange>
        </w:rPr>
        <w:pPrChange w:author="Anonymous" w:id="0" w:date="2026-09-22T05:37:21Z">
          <w:pPr>
            <w:spacing w:line="276" w:lineRule="auto"/>
            <w:jc w:val="center"/>
          </w:pPr>
        </w:pPrChange>
      </w:pPr>
      <w:ins w:author="Sreemathi Velayutham" w:id="104" w:date="2026-09-23T03:38:06Z">
        <w:del w:author="PREMA" w:id="32" w:date="2026-09-24T03:49:43Z">
          <w:r w:rsidDel="00000000" w:rsidR="00000000" w:rsidRPr="00000000">
            <w:rPr>
              <w:sz w:val="10"/>
              <w:szCs w:val="10"/>
              <w:rtl w:val="0"/>
              <w:rPrChange w:author="PREMA" w:id="59" w:date="2026-09-24T03:49:43Z">
                <w:rPr/>
              </w:rPrChange>
            </w:rPr>
            <w:delText xml:space="preserve">i</w:delText>
          </w:r>
        </w:del>
      </w:ins>
      <w:del w:author="PREMA" w:id="32" w:date="2026-09-24T03:49:43Z"/>
      <w:ins w:author="Anonymous" w:id="105" w:date="2026-09-23T03:37:22Z">
        <w:del w:author="PREMA" w:id="32" w:date="2026-09-24T03:49:43Z">
          <w:r w:rsidDel="00000000" w:rsidR="00000000" w:rsidRPr="00000000">
            <w:rPr>
              <w:sz w:val="10"/>
              <w:szCs w:val="10"/>
              <w:rtl w:val="0"/>
              <w:rPrChange w:author="PREMA" w:id="59" w:date="2026-09-24T03:49:43Z">
                <w:rPr/>
              </w:rPrChange>
            </w:rPr>
            <w:delText xml:space="preserve"> </w:delText>
          </w:r>
        </w:del>
      </w:ins>
      <w:del w:author="PREMA" w:id="32" w:date="2026-09-24T03:49:43Z"/>
      <w:ins w:author="Gayathri G D" w:id="106" w:date="2026-09-22T05:24:25Z">
        <w:del w:author="PREMA" w:id="32" w:date="2026-09-24T03:49:43Z">
          <w:r w:rsidDel="00000000" w:rsidR="00000000" w:rsidRPr="00000000">
            <w:rPr>
              <w:sz w:val="10"/>
              <w:szCs w:val="10"/>
              <w:rtl w:val="0"/>
              <w:rPrChange w:author="PREMA" w:id="59" w:date="2026-09-24T03:49:43Z">
                <w:rPr/>
              </w:rPrChange>
            </w:rPr>
            <w:delText xml:space="preserve">  </w:delText>
          </w:r>
          <w:r w:rsidDel="00000000" w:rsidR="00000000" w:rsidRPr="00000000">
            <w:rPr>
              <w:sz w:val="10"/>
              <w:szCs w:val="10"/>
              <w:rtl w:val="0"/>
              <w:rPrChange w:author="PREMA" w:id="59" w:date="2026-09-24T03:49:43Z">
                <w:rPr/>
              </w:rPrChange>
            </w:rPr>
            <w:delText xml:space="preserve">N</w:delText>
          </w:r>
        </w:del>
      </w:ins>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30"/>
                <w:szCs w:val="30"/>
                <w:u w:val="single"/>
              </w:rPr>
            </w:rPrChange>
          </w:rPr>
          <w:delText xml:space="preserve">FitBuddy – AI Fitness Plan Generator using Gemini Models </w:delText>
        </w:r>
      </w:del>
    </w:p>
    <w:p w:rsidR="00000000" w:rsidDel="00000000" w:rsidP="00000000" w:rsidRDefault="00000000" w:rsidRPr="00000000" w14:paraId="00000543">
      <w:pPr>
        <w:spacing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44">
      <w:pPr>
        <w:spacing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Project Description:</w:delText>
        </w:r>
      </w:del>
    </w:p>
    <w:p w:rsidR="00000000" w:rsidDel="00000000" w:rsidP="00000000" w:rsidRDefault="00000000" w:rsidRPr="00000000" w14:paraId="00000545">
      <w:pPr>
        <w:spacing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46">
      <w:pPr>
        <w:spacing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F</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itBuddy</w:delText>
        </w:r>
        <w:r w:rsidDel="00000000" w:rsidR="00000000" w:rsidRPr="00000000">
          <w:rPr>
            <w:sz w:val="10"/>
            <w:szCs w:val="10"/>
            <w:rtl w:val="0"/>
            <w:rPrChange w:author="PREMA" w:id="59" w:date="2026-09-24T03:49:43Z">
              <w:rPr>
                <w:rFonts w:ascii="Cambria" w:cs="Cambria" w:eastAsia="Cambria" w:hAnsi="Cambria"/>
              </w:rPr>
            </w:rPrChange>
          </w:rPr>
          <w:delText xml:space="preserve"> is a web-based application that uses AI to generate personalized workout plans and </w:delText>
        </w:r>
        <w:r w:rsidDel="00000000" w:rsidR="00000000" w:rsidRPr="00000000">
          <w:rPr>
            <w:sz w:val="10"/>
            <w:szCs w:val="10"/>
            <w:rtl w:val="0"/>
            <w:rPrChange w:author="PREMA" w:id="59" w:date="2026-09-24T03:49:43Z">
              <w:rPr>
                <w:rFonts w:ascii="Cambria" w:cs="Cambria" w:eastAsia="Cambria" w:hAnsi="Cambria"/>
              </w:rPr>
            </w:rPrChange>
          </w:rPr>
          <w:delText xml:space="preserve">nutrition</w:delText>
        </w:r>
        <w:r w:rsidDel="00000000" w:rsidR="00000000" w:rsidRPr="00000000">
          <w:rPr>
            <w:sz w:val="10"/>
            <w:szCs w:val="10"/>
            <w:rtl w:val="0"/>
            <w:rPrChange w:author="PREMA" w:id="59" w:date="2026-09-24T03:49:43Z">
              <w:rPr>
                <w:rFonts w:ascii="Cambria" w:cs="Cambria" w:eastAsia="Cambria" w:hAnsi="Cambria"/>
              </w:rPr>
            </w:rPrChange>
          </w:rPr>
          <w:delText xml:space="preserve"> tips based on a user’s fitness goals, such as weight loss, muscle gain, or general wellness. Built with FastAPI and integrated with Google’s Gemini AI models, FitBuddy simplifies the process of creating structured and effective fitness routines.</w:delText>
        </w:r>
      </w:del>
    </w:p>
    <w:p w:rsidR="00000000" w:rsidDel="00000000" w:rsidP="00000000" w:rsidRDefault="00000000" w:rsidRPr="00000000" w14:paraId="00000547">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delText>
        </w:r>
        <w:r w:rsidDel="00000000" w:rsidR="00000000" w:rsidRPr="00000000">
          <w:rPr>
            <w:rtl w:val="0"/>
          </w:rPr>
        </w:r>
      </w:del>
    </w:p>
    <w:p w:rsidR="00000000" w:rsidDel="00000000" w:rsidP="00000000" w:rsidRDefault="00000000" w:rsidRPr="00000000" w14:paraId="00000548">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With a clean user inter</w:delText>
        </w:r>
      </w:del>
      <w:ins w:author="S.Niranjana" w:id="108" w:date="2026-09-22T05:26:25Z">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itBuddy</w:delText>
          </w:r>
          <w:r w:rsidDel="00000000" w:rsidR="00000000" w:rsidRPr="00000000">
            <w:rPr>
              <w:sz w:val="10"/>
              <w:szCs w:val="10"/>
              <w:rtl w:val="0"/>
              <w:rPrChange w:author="PREMA" w:id="59" w:date="2026-09-24T03:49:43Z">
                <w:rPr>
                  <w:rFonts w:ascii="Cambria" w:cs="Cambria" w:eastAsia="Cambria" w:hAnsi="Cambria"/>
                </w:rPr>
              </w:rPrChange>
            </w:rPr>
            <w:delText xml:space="preserve"> is a web-based application that uses AI to generate personalized workout plans and </w:delText>
          </w:r>
        </w:del>
      </w:ins>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face and database support via SQLite, FitBuddy ensures each user's data and generated plan are stored and accessible. It offers both API endpoints and an interactive HTML interface for ease of use.</w:delText>
        </w:r>
      </w:del>
    </w:p>
    <w:p w:rsidR="00000000" w:rsidDel="00000000" w:rsidP="00000000" w:rsidRDefault="00000000" w:rsidRPr="00000000" w14:paraId="00000549">
      <w:pPr>
        <w:spacing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Scenari</w:delText>
        </w:r>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os</w:delText>
        </w:r>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w:delText>
        </w:r>
        <w:r w:rsidDel="00000000" w:rsidR="00000000" w:rsidRPr="00000000">
          <w:rPr>
            <w:rtl w:val="0"/>
          </w:rPr>
        </w:r>
      </w:del>
    </w:p>
    <w:p w:rsidR="00000000" w:rsidDel="00000000" w:rsidP="00000000" w:rsidRDefault="00000000" w:rsidRPr="00000000" w14:paraId="0000054A">
      <w:pPr>
        <w:spacing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4B">
      <w:pPr>
        <w:spacing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delText>
        </w:r>
      </w:del>
    </w:p>
    <w:p w:rsidR="00000000" w:rsidDel="00000000" w:rsidP="00000000" w:rsidRDefault="00000000" w:rsidRPr="00000000" w14:paraId="0000054C">
      <w:pPr>
        <w:spacing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54D">
      <w:pPr>
        <w:spacing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delText>
        </w:r>
      </w:del>
    </w:p>
    <w:p w:rsidR="00000000" w:rsidDel="00000000" w:rsidP="00000000" w:rsidRDefault="00000000" w:rsidRPr="00000000" w14:paraId="0000054E">
      <w:pPr>
        <w:spacing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54F">
      <w:pPr>
        <w:spacing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delText>
        </w:r>
      </w:del>
    </w:p>
    <w:p w:rsidR="00000000" w:rsidDel="00000000" w:rsidP="00000000" w:rsidRDefault="00000000" w:rsidRPr="00000000" w14:paraId="00000550">
      <w:pPr>
        <w:spacing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551">
      <w:pPr>
        <w:spacing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delText>
        </w:r>
      </w:del>
    </w:p>
    <w:p w:rsidR="00000000" w:rsidDel="00000000" w:rsidP="00000000" w:rsidRDefault="00000000" w:rsidRPr="00000000" w14:paraId="00000552">
      <w:pPr>
        <w:spacing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553">
      <w:pPr>
        <w:pStyle w:val="Heading3"/>
        <w:keepNext w:val="0"/>
        <w:keepLines w:val="0"/>
        <w:widowControl w:val="0"/>
        <w:spacing w:before="280" w:line="240" w:lineRule="auto"/>
        <w:ind w:firstLine="0"/>
        <w:rPr>
          <w:ins w:author="Anonymous" w:id="109" w:date="2026-09-24T12:46:48Z"/>
          <w:del w:author="PREMA" w:id="32" w:date="2026-09-24T03:49:43Z"/>
          <w:rFonts w:ascii="Cambria" w:cs="Cambria" w:eastAsia="Cambria" w:hAnsi="Cambria"/>
          <w:b w:val="1"/>
          <w:bCs w:val="1"/>
          <w:i w:val="1"/>
          <w:iCs w:val="1"/>
          <w:color w:val="000000"/>
          <w:sz w:val="24"/>
          <w:szCs w:val="24"/>
          <w:rPrChange w:author="Rithika A" w:id="110" w:date="2026-09-24T14:16:27Z">
            <w:rPr>
              <w:rFonts w:ascii="Cambria" w:cs="Cambria" w:eastAsia="Cambria" w:hAnsi="Cambria"/>
            </w:rPr>
          </w:rPrChange>
        </w:rPr>
      </w:pPr>
      <w:ins w:author="Anonymous" w:id="109" w:date="2026-09-24T12:46:48Z">
        <w:del w:author="PREMA" w:id="32" w:date="2026-09-24T03:49:43Z">
          <w:bookmarkStart w:colFirst="0" w:colLast="0" w:name="_jwl7ssu5ett7" w:id="4"/>
          <w:bookmarkEnd w:id="4"/>
          <w:r w:rsidDel="00000000" w:rsidR="00000000" w:rsidRPr="00000000">
            <w:rPr>
              <w:rtl w:val="0"/>
            </w:rPr>
          </w:r>
        </w:del>
      </w:ins>
    </w:p>
    <w:p w:rsidR="00000000" w:rsidDel="00000000" w:rsidP="00000000" w:rsidRDefault="00000000" w:rsidRPr="00000000" w14:paraId="00000554">
      <w:pPr>
        <w:pStyle w:val="Heading3"/>
        <w:keepNext w:val="0"/>
        <w:keepLines w:val="0"/>
        <w:widowControl w:val="0"/>
        <w:spacing w:before="280" w:line="240" w:lineRule="auto"/>
        <w:ind w:firstLine="0"/>
        <w:rPr>
          <w:ins w:author="Anonymous" w:id="109" w:date="2026-09-24T12:46:48Z"/>
          <w:del w:author="PREMA" w:id="32" w:date="2026-09-24T03:49:43Z"/>
          <w:rFonts w:ascii="Cambria" w:cs="Cambria" w:eastAsia="Cambria" w:hAnsi="Cambria"/>
          <w:b w:val="1"/>
          <w:bCs w:val="1"/>
          <w:color w:val="000000"/>
          <w:sz w:val="24"/>
          <w:szCs w:val="24"/>
          <w:u w:val="single"/>
          <w:rPrChange w:author="Anonymous" w:id="111" w:date="2026-09-24T12:46:48Z">
            <w:rPr>
              <w:rFonts w:ascii="Cambria" w:cs="Cambria" w:eastAsia="Cambria" w:hAnsi="Cambria"/>
            </w:rPr>
          </w:rPrChange>
        </w:rPr>
      </w:pPr>
      <w:ins w:author="Anonymous" w:id="109" w:date="2026-09-24T12:46:48Z">
        <w:del w:author="PREMA" w:id="32" w:date="2026-09-24T03:49:43Z">
          <w:bookmarkStart w:colFirst="0" w:colLast="0" w:name="_zfmnvwac9gep" w:id="5"/>
          <w:bookmarkEnd w:id="5"/>
          <w:r w:rsidDel="00000000" w:rsidR="00000000" w:rsidRPr="00000000">
            <w:rPr>
              <w:rtl w:val="0"/>
            </w:rPr>
          </w:r>
        </w:del>
      </w:ins>
    </w:p>
    <w:p w:rsidR="00000000" w:rsidDel="00000000" w:rsidP="00000000" w:rsidRDefault="00000000" w:rsidRPr="00000000" w14:paraId="00000555">
      <w:pPr>
        <w:pStyle w:val="Heading3"/>
        <w:keepNext w:val="0"/>
        <w:keepLines w:val="0"/>
        <w:widowControl w:val="0"/>
        <w:spacing w:before="280" w:line="240" w:lineRule="auto"/>
        <w:ind w:firstLine="0"/>
        <w:rPr>
          <w:ins w:author="Anonymous" w:id="109" w:date="2026-09-24T12:46:48Z"/>
          <w:del w:author="PREMA" w:id="32" w:date="2026-09-24T03:49:43Z"/>
          <w:rFonts w:ascii="Cambria" w:cs="Cambria" w:eastAsia="Cambria" w:hAnsi="Cambria"/>
          <w:b w:val="1"/>
          <w:bCs w:val="1"/>
          <w:color w:val="000000"/>
          <w:sz w:val="24"/>
          <w:szCs w:val="24"/>
          <w:u w:val="single"/>
          <w:rPrChange w:author="Anonymous" w:id="111" w:date="2026-09-24T12:46:48Z">
            <w:rPr>
              <w:rFonts w:ascii="Cambria" w:cs="Cambria" w:eastAsia="Cambria" w:hAnsi="Cambria"/>
            </w:rPr>
          </w:rPrChange>
        </w:rPr>
      </w:pPr>
      <w:ins w:author="Anonymous" w:id="109" w:date="2026-09-24T12:46:48Z">
        <w:del w:author="PREMA" w:id="32" w:date="2026-09-24T03:49:43Z">
          <w:bookmarkStart w:colFirst="0" w:colLast="0" w:name="_km8al7emu01x" w:id="6"/>
          <w:bookmarkEnd w:id="6"/>
          <w:r w:rsidDel="00000000" w:rsidR="00000000" w:rsidRPr="00000000">
            <w:rPr>
              <w:rtl w:val="0"/>
            </w:rPr>
          </w:r>
        </w:del>
      </w:ins>
    </w:p>
    <w:p w:rsidR="00000000" w:rsidDel="00000000" w:rsidP="00000000" w:rsidRDefault="00000000" w:rsidRPr="00000000" w14:paraId="00000556">
      <w:pPr>
        <w:pStyle w:val="Heading3"/>
        <w:keepNext w:val="0"/>
        <w:keepLines w:val="0"/>
        <w:widowControl w:val="0"/>
        <w:spacing w:before="280" w:line="240" w:lineRule="auto"/>
        <w:ind w:firstLine="0"/>
        <w:rPr>
          <w:del w:author="PREMA" w:id="32" w:date="2026-09-24T03:49:43Z"/>
          <w:sz w:val="10"/>
          <w:szCs w:val="10"/>
          <w:rPrChange w:author="PREMA" w:id="59" w:date="2026-09-24T03:49:43Z">
            <w:rPr>
              <w:rFonts w:ascii="Cambria" w:cs="Cambria" w:eastAsia="Cambria" w:hAnsi="Cambria"/>
              <w:b w:val="1"/>
              <w:bCs w:val="1"/>
              <w:color w:val="000000"/>
              <w:sz w:val="24"/>
              <w:szCs w:val="24"/>
            </w:rPr>
          </w:rPrChange>
        </w:rPr>
        <w:pPrChange w:author="M i n n u K u m a r" w:id="0" w:date="2026-09-23T06:22:48Z">
          <w:pPr>
            <w:pStyle w:val="Heading3"/>
            <w:keepNext w:val="0"/>
            <w:keepLines w:val="0"/>
            <w:widowControl w:val="0"/>
            <w:spacing w:before="280" w:line="240" w:lineRule="auto"/>
          </w:pPr>
        </w:pPrChange>
      </w:pPr>
      <w:ins w:author="Abinaya Abinaya" w:id="112" w:date="2026-09-22T15:18:02Z">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w:delText>
          </w:r>
        </w:del>
      </w:ins>
      <w:del w:author="PREMA" w:id="32" w:date="2026-09-24T03:49:43Z">
        <w:bookmarkStart w:colFirst="0" w:colLast="0" w:name="_6mzio2ush1bd" w:id="7"/>
        <w:bookmarkEnd w:id="7"/>
        <w:r w:rsidDel="00000000" w:rsidR="00000000" w:rsidRPr="00000000">
          <w:rPr>
            <w:sz w:val="10"/>
            <w:szCs w:val="10"/>
            <w:rtl w:val="0"/>
            <w:rPrChange w:author="PREMA" w:id="59" w:date="2026-09-24T03:49:43Z">
              <w:rPr>
                <w:rFonts w:ascii="Cambria" w:cs="Cambria" w:eastAsia="Cambria" w:hAnsi="Cambria"/>
                <w:b w:val="1"/>
                <w:bCs w:val="1"/>
                <w:color w:val="000000"/>
                <w:sz w:val="24"/>
                <w:szCs w:val="24"/>
              </w:rPr>
            </w:rPrChange>
          </w:rPr>
          <w:delText xml:space="preserve">Technical Architecture:</w:delText>
        </w:r>
      </w:del>
    </w:p>
    <w:p w:rsidR="00000000" w:rsidDel="00000000" w:rsidP="00000000" w:rsidRDefault="00000000" w:rsidRPr="00000000" w14:paraId="00000557">
      <w:pPr>
        <w:jc w:val="center"/>
        <w:rPr>
          <w:ins w:author="Priya dharshini" w:id="115" w:date="2026-09-23T04:23:29Z"/>
          <w:del w:author="PREMA" w:id="32" w:date="2026-09-24T03:49:43Z"/>
          <w:sz w:val="10"/>
          <w:szCs w:val="10"/>
          <w:rPrChange w:author="PREMA" w:id="59" w:date="2026-09-24T03:49:43Z">
            <w:rPr>
              <w:rFonts w:ascii="Cambria" w:cs="Cambria" w:eastAsia="Cambria" w:hAnsi="Cambria"/>
            </w:rPr>
          </w:rPrChange>
        </w:rPr>
      </w:pPr>
      <w:ins w:author="Santhiya R k" w:id="114" w:date="2026-09-22T06:11:00Z">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color w:val="000000"/>
                  <w:sz w:val="24"/>
                  <w:szCs w:val="24"/>
                </w:rPr>
              </w:rPrChange>
            </w:rPr>
            <w:delText xml:space="preserve">–</w:delText>
          </w:r>
        </w:del>
      </w:ins>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3752850" cy="5619750"/>
              <wp:effectExtent b="0" l="0" r="0" t="0"/>
              <wp:docPr id="20" name="image6.png"/>
              <a:graphic>
                <a:graphicData uri="http://schemas.openxmlformats.org/drawingml/2006/picture">
                  <pic:pic>
                    <pic:nvPicPr>
                      <pic:cNvPr id="0" name="image6.png"/>
                      <pic:cNvPicPr preferRelativeResize="0"/>
                    </pic:nvPicPr>
                    <pic:blipFill>
                      <a:blip r:embed="rId9"/>
                      <a:srcRect b="0" l="15693" r="18531" t="0"/>
                      <a:stretch>
                        <a:fillRect/>
                      </a:stretch>
                    </pic:blipFill>
                    <pic:spPr>
                      <a:xfrm>
                        <a:off x="0" y="0"/>
                        <a:ext cx="3752850" cy="5619750"/>
                      </a:xfrm>
                      <a:prstGeom prst="rect"/>
                      <a:ln/>
                    </pic:spPr>
                  </pic:pic>
                </a:graphicData>
              </a:graphic>
            </wp:inline>
          </w:drawing>
        </w:r>
      </w:del>
      <w:ins w:author="Priya dharshini" w:id="115" w:date="2026-09-23T04:23:29Z">
        <w:del w:author="PREMA" w:id="32" w:date="2026-09-24T03:49:43Z">
          <w:r w:rsidDel="00000000" w:rsidR="00000000" w:rsidRPr="00000000">
            <w:rPr>
              <w:rtl w:val="0"/>
            </w:rPr>
          </w:r>
        </w:del>
      </w:ins>
    </w:p>
    <w:p w:rsidR="00000000" w:rsidDel="00000000" w:rsidP="00000000" w:rsidRDefault="00000000" w:rsidRPr="00000000" w14:paraId="00000558">
      <w:pPr>
        <w:jc w:val="center"/>
        <w:rPr>
          <w:ins w:author="Priya dharshini" w:id="115" w:date="2026-09-23T04:23:29Z"/>
          <w:del w:author="PREMA" w:id="32" w:date="2026-09-24T03:49:43Z"/>
          <w:sz w:val="10"/>
          <w:szCs w:val="10"/>
          <w:rPrChange w:author="PREMA" w:id="59" w:date="2026-09-24T03:49:43Z">
            <w:rPr>
              <w:rFonts w:ascii="Cambria" w:cs="Cambria" w:eastAsia="Cambria" w:hAnsi="Cambria"/>
            </w:rPr>
          </w:rPrChange>
        </w:rPr>
      </w:pPr>
      <w:ins w:author="Priya dharshini" w:id="115" w:date="2026-09-23T04:23:29Z">
        <w:del w:author="PREMA" w:id="32" w:date="2026-09-24T03:49:43Z">
          <w:r w:rsidDel="00000000" w:rsidR="00000000" w:rsidRPr="00000000">
            <w:rPr>
              <w:rtl w:val="0"/>
            </w:rPr>
          </w:r>
        </w:del>
      </w:ins>
    </w:p>
    <w:p w:rsidR="00000000" w:rsidDel="00000000" w:rsidP="00000000" w:rsidRDefault="00000000" w:rsidRPr="00000000" w14:paraId="00000559">
      <w:pPr>
        <w:jc w:val="cente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55A">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55B">
      <w:pPr>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Pre - requisites:</w:delText>
        </w:r>
      </w:del>
      <w:ins w:author="jaya seelan" w:id="116" w:date="2026-09-22T09:27:04Z">
        <w:del w:author="PREMA" w:id="32" w:date="2026-09-24T03:49:43Z">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Documentation</w:delText>
          </w:r>
          <w:r w:rsidDel="00000000" w:rsidR="00000000" w:rsidRPr="00000000">
            <w:fldChar w:fldCharType="end"/>
          </w:r>
        </w:del>
      </w:ins>
      <w:del w:author="PREMA" w:id="32" w:date="2026-09-24T03:49:43Z">
        <w:r w:rsidDel="00000000" w:rsidR="00000000" w:rsidRPr="00000000">
          <w:rPr>
            <w:rtl w:val="0"/>
          </w:rPr>
        </w:r>
      </w:del>
    </w:p>
    <w:p w:rsidR="00000000" w:rsidDel="00000000" w:rsidP="00000000" w:rsidRDefault="00000000" w:rsidRPr="00000000" w14:paraId="0000055C">
      <w:pPr>
        <w:numPr>
          <w:ilvl w:val="0"/>
          <w:numId w:val="15"/>
        </w:numPr>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FastAPI Framework Knowledge: </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FastAPI </w:delText>
        </w:r>
        <w:r w:rsidDel="00000000" w:rsidR="00000000" w:rsidRPr="00000000">
          <w:fldChar w:fldCharType="end"/>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5D">
      <w:pPr>
        <w:numPr>
          <w:ilvl w:val="0"/>
          <w:numId w:val="15"/>
        </w:numPr>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Gemini API Familiarity:</w:delText>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Goo</w:delText>
        </w:r>
        <w:r w:rsidDel="00000000" w:rsidR="00000000" w:rsidRPr="00000000">
          <w:fldChar w:fldCharType="end"/>
        </w:r>
      </w:del>
      <w:ins w:author="ADHAVAN P N" w:id="118" w:date="2026-09-22T04:07:24Z">
        <w:del w:author="PREMA" w:id="32" w:date="2026-09-24T03:49:43Z">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 by </w:delText>
          </w:r>
          <w:r w:rsidDel="00000000" w:rsidR="00000000" w:rsidRPr="00000000">
            <w:fldChar w:fldCharType="end"/>
          </w:r>
        </w:del>
      </w:ins>
      <w:del w:author="PREMA" w:id="32" w:date="2026-09-24T03:49:43Z">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gle Generative AI 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5E">
      <w:pPr>
        <w:numPr>
          <w:ilvl w:val="0"/>
          <w:numId w:val="15"/>
        </w:numPr>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HTML, CSS, and Jinja2 Template Skills:</w:delText>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W3Schools HTML/CSS/Jinja2 Tutorials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5F">
      <w:pPr>
        <w:numPr>
          <w:ilvl w:val="0"/>
          <w:numId w:val="15"/>
        </w:numPr>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Python Programming Proficiency:</w:delText>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Python Official Docs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60">
      <w:pPr>
        <w:numPr>
          <w:ilvl w:val="0"/>
          <w:numId w:val="15"/>
        </w:numPr>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Version Control with Git:</w:delText>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fldChar w:fldCharType="end"/>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Git Documentation</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61">
      <w:pPr>
        <w:numPr>
          <w:ilvl w:val="0"/>
          <w:numId w:val="15"/>
        </w:numPr>
        <w:ind w:left="720" w:hanging="360"/>
        <w:rPr>
          <w:del w:author="PREMA" w:id="32" w:date="2026-09-24T03:49:43Z"/>
          <w:rFonts w:ascii="Cambria" w:cs="Cambria" w:eastAsia="Cambria" w:hAnsi="Cambria"/>
          <w:rPrChange w:author="MANTRRALAYA" w:id="117" w:date="2026-09-23T06:41:16Z">
            <w:rPr>
              <w:rFonts w:ascii="Cambria" w:cs="Cambria" w:eastAsia="Cambria" w:hAnsi="Cambria"/>
              <w:u w:val="none"/>
            </w:rPr>
          </w:rPrChange>
        </w:rPr>
        <w:pPrChange w:author="MANTRRALAYA" w:id="0" w:date="2026-09-23T06:41:16Z">
          <w:pPr>
            <w:numPr>
              <w:ilvl w:val="0"/>
              <w:numId w:val="15"/>
            </w:numPr>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SQLAlchemy and SQLite Basics: </w:delText>
        </w:r>
        <w:r w:rsidDel="00000000" w:rsidR="00000000" w:rsidRPr="00000000">
          <w:rPr>
            <w:sz w:val="10"/>
            <w:szCs w:val="10"/>
            <w:rtl w:val="0"/>
            <w:rPrChange w:author="PREMA" w:id="59" w:date="2026-09-24T03:49:43Z">
              <w:rPr>
                <w:rFonts w:ascii="Cambria" w:cs="Cambria" w:eastAsia="Cambria" w:hAnsi="Cambria"/>
                <w:b w:val="1"/>
                <w:bCs w:val="1"/>
                <w:color w:val="1155cc"/>
                <w:u w:val="single"/>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 SQLAlchemy Docs</w:delText>
        </w:r>
        <w:r w:rsidDel="00000000" w:rsidR="00000000" w:rsidRPr="00000000">
          <w:rPr>
            <w:rtl w:val="0"/>
          </w:rPr>
        </w:r>
      </w:del>
    </w:p>
    <w:p w:rsidR="00000000" w:rsidDel="00000000" w:rsidP="00000000" w:rsidRDefault="00000000" w:rsidRPr="00000000" w14:paraId="00000562">
      <w:pPr>
        <w:numPr>
          <w:ilvl w:val="0"/>
          <w:numId w:val="15"/>
        </w:numPr>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Environment Setup (pip, virtualenv, or conda): </w:delText>
        </w:r>
        <w:r w:rsidDel="00000000" w:rsidR="00000000" w:rsidRPr="00000000">
          <w:fldChar w:fldCharType="begin"/>
        </w:r>
        <w:r w:rsidDel="00000000" w:rsidR="00000000" w:rsidRPr="00000000">
          <w:delInstrText xml:space="preserve">HYPERLINK "https://virtualenv.pypa.io/en/latest/"</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Virtualenv Guide</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63">
      <w:pPr>
        <w:numPr>
          <w:ilvl w:val="0"/>
          <w:numId w:val="15"/>
        </w:numPr>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5"/>
            </w:numPr>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Uvicorn ASGI Server: </w:delText>
        </w:r>
        <w:r w:rsidDel="00000000" w:rsidR="00000000" w:rsidRPr="00000000">
          <w:fldChar w:fldCharType="begin"/>
        </w:r>
        <w:r w:rsidDel="00000000" w:rsidR="00000000" w:rsidRPr="00000000">
          <w:delInstrText xml:space="preserve">HYPERLINK "https://www.uvicorn.org/"</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color w:val="1155cc"/>
                <w:u w:val="single"/>
              </w:rPr>
            </w:rPrChange>
          </w:rPr>
          <w:delText xml:space="preserve">Uvicorn Docs</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64">
      <w:pPr>
        <w:rPr>
          <w:del w:author="PREMA" w:id="32" w:date="2026-09-24T03:49:43Z"/>
          <w:sz w:val="10"/>
          <w:szCs w:val="10"/>
          <w:rPrChange w:author="PREMA" w:id="59" w:date="2026-09-24T03:49:43Z">
            <w:rPr>
              <w:rFonts w:ascii="Cambria" w:cs="Cambria" w:eastAsia="Cambria" w:hAnsi="Cambria"/>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Project Workflow:</w:delText>
        </w:r>
        <w:r w:rsidDel="00000000" w:rsidR="00000000" w:rsidRPr="00000000">
          <w:rPr>
            <w:rtl w:val="0"/>
          </w:rPr>
        </w:r>
      </w:del>
    </w:p>
    <w:p w:rsidR="00000000" w:rsidDel="00000000" w:rsidP="00000000" w:rsidRDefault="00000000" w:rsidRPr="00000000" w14:paraId="00000565">
      <w:pPr>
        <w:ind w:left="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Milestone 1.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Model selection and Architecture</w:delText>
        </w:r>
      </w:del>
    </w:p>
    <w:p w:rsidR="00000000" w:rsidDel="00000000" w:rsidP="00000000" w:rsidRDefault="00000000" w:rsidRPr="00000000" w14:paraId="00000566">
      <w:pPr>
        <w:ind w:left="72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Activity 1.1. Research and Select the Appropriate Generative AI Model</w:delText>
        </w:r>
      </w:del>
    </w:p>
    <w:p w:rsidR="00000000" w:rsidDel="00000000" w:rsidP="00000000" w:rsidRDefault="00000000" w:rsidRPr="00000000" w14:paraId="00000567">
      <w:pPr>
        <w:ind w:left="72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Activity 1.2. Define the architecture of the application</w:delText>
        </w:r>
      </w:del>
    </w:p>
    <w:p w:rsidR="00000000" w:rsidDel="00000000" w:rsidP="00000000" w:rsidRDefault="00000000" w:rsidRPr="00000000" w14:paraId="00000568">
      <w:pPr>
        <w:ind w:left="72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Activity 1.3. Set up the development Environment</w:delText>
        </w:r>
      </w:del>
    </w:p>
    <w:p w:rsidR="00000000" w:rsidDel="00000000" w:rsidP="00000000" w:rsidRDefault="00000000" w:rsidRPr="00000000" w14:paraId="00000569">
      <w:pPr>
        <w:ind w:left="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Milestone 2. Core functionalities Development</w:delText>
        </w:r>
      </w:del>
    </w:p>
    <w:p w:rsidR="00000000" w:rsidDel="00000000" w:rsidP="00000000" w:rsidRDefault="00000000" w:rsidRPr="00000000" w14:paraId="0000056A">
      <w:pPr>
        <w:ind w:left="72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Activity 2.1. Develop the core functionalities</w:delText>
        </w:r>
      </w:del>
    </w:p>
    <w:p w:rsidR="00000000" w:rsidDel="00000000" w:rsidP="00000000" w:rsidRDefault="00000000" w:rsidRPr="00000000" w14:paraId="0000056B">
      <w:pPr>
        <w:ind w:left="72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Activity 2.2. Implement the F</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astAPI Backend to Manage Routing and User Input Processing</w:delText>
        </w:r>
      </w:del>
    </w:p>
    <w:p w:rsidR="00000000" w:rsidDel="00000000" w:rsidP="00000000" w:rsidRDefault="00000000" w:rsidRPr="00000000" w14:paraId="0000056C">
      <w:pPr>
        <w:ind w:left="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Milestone 3. route.py Development</w:delText>
        </w:r>
      </w:del>
    </w:p>
    <w:p w:rsidR="00000000" w:rsidDel="00000000" w:rsidP="00000000" w:rsidRDefault="00000000" w:rsidRPr="00000000" w14:paraId="0000056D">
      <w:pPr>
        <w:ind w:left="72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Activity 3.1. Writing the Main Application Logic in routes.py</w:delText>
        </w:r>
      </w:del>
    </w:p>
    <w:p w:rsidR="00000000" w:rsidDel="00000000" w:rsidP="00000000" w:rsidRDefault="00000000" w:rsidRPr="00000000" w14:paraId="0000056E">
      <w:pPr>
        <w:ind w:left="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Milestone 4. Frontend Development</w:delText>
        </w:r>
      </w:del>
    </w:p>
    <w:p w:rsidR="00000000" w:rsidDel="00000000" w:rsidP="00000000" w:rsidRDefault="00000000" w:rsidRPr="00000000" w14:paraId="0000056F">
      <w:pPr>
        <w:ind w:left="72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Activity 4.1. Designing and Developing User Interface</w:delText>
        </w:r>
      </w:del>
    </w:p>
    <w:p w:rsidR="00000000" w:rsidDel="00000000" w:rsidP="00000000" w:rsidRDefault="00000000" w:rsidRPr="00000000" w14:paraId="00000570">
      <w:pPr>
        <w:ind w:left="72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Activity 4.2. Creating Dynamic Templates with FastAPI’s Jinja2 </w:delText>
        </w:r>
      </w:del>
    </w:p>
    <w:p w:rsidR="00000000" w:rsidDel="00000000" w:rsidP="00000000" w:rsidRDefault="00000000" w:rsidRPr="00000000" w14:paraId="00000571">
      <w:pPr>
        <w:ind w:left="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Milestone 5. Deployment </w:delText>
        </w:r>
      </w:del>
    </w:p>
    <w:p w:rsidR="00000000" w:rsidDel="00000000" w:rsidP="00000000" w:rsidRDefault="00000000" w:rsidRPr="00000000" w14:paraId="00000572">
      <w:pPr>
        <w:ind w:left="72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Activity 5.1. Preparing the Application fo</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r Local Deployment</w:delText>
        </w:r>
      </w:del>
    </w:p>
    <w:p w:rsidR="00000000" w:rsidDel="00000000" w:rsidP="00000000" w:rsidRDefault="00000000" w:rsidRPr="00000000" w14:paraId="00000573">
      <w:pPr>
        <w:ind w:left="72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Activity 5.2. Testing and Verifying Local Deployment</w:delText>
        </w:r>
      </w:del>
    </w:p>
    <w:p w:rsidR="00000000" w:rsidDel="00000000" w:rsidP="00000000" w:rsidRDefault="00000000" w:rsidRPr="00000000" w14:paraId="00000574">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575">
      <w:pPr>
        <w:ind w:left="0" w:firstLine="0"/>
        <w:rPr>
          <w:del w:author="PREMA" w:id="32" w:date="2026-09-24T03:49:43Z"/>
          <w:sz w:val="10"/>
          <w:szCs w:val="10"/>
          <w:rPrChange w:author="PREMA" w:id="59" w:date="2026-09-24T03:49:43Z">
            <w:rPr>
              <w:rFonts w:ascii="Cambria" w:cs="Cambria" w:eastAsia="Cambria" w:hAnsi="Cambria"/>
            </w:rPr>
          </w:rPrChange>
        </w:rPr>
        <w:pPrChange w:author="Vanitha D" w:id="0" w:date="2026-09-23T15:55:39Z">
          <w:pPr/>
        </w:pPrChange>
      </w:pPr>
      <w:del w:author="PREMA" w:id="32" w:date="2026-09-24T03:49:43Z">
        <w:r w:rsidDel="00000000" w:rsidR="00000000" w:rsidRPr="00000000">
          <w:rPr>
            <w:rtl w:val="0"/>
          </w:rPr>
        </w:r>
      </w:del>
    </w:p>
    <w:p w:rsidR="00000000" w:rsidDel="00000000" w:rsidP="00000000" w:rsidRDefault="00000000" w:rsidRPr="00000000" w14:paraId="00000576">
      <w:pPr>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Milestone 1. Model selection and Architecture</w:delText>
        </w:r>
      </w:del>
    </w:p>
    <w:p w:rsidR="00000000" w:rsidDel="00000000" w:rsidP="00000000" w:rsidRDefault="00000000" w:rsidRPr="00000000" w14:paraId="00000577">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In this milestone, we focus on selecting the appropriate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generative AI models from Google’s Gemini family</w:delText>
        </w:r>
        <w:r w:rsidDel="00000000" w:rsidR="00000000" w:rsidRPr="00000000">
          <w:rPr>
            <w:sz w:val="10"/>
            <w:szCs w:val="10"/>
            <w:rtl w:val="0"/>
            <w:rPrChange w:author="PREMA" w:id="59" w:date="2026-09-24T03:49:43Z">
              <w:rPr>
                <w:rFonts w:ascii="Cambria" w:cs="Cambria" w:eastAsia="Cambria" w:hAnsi="Cambria"/>
              </w:rPr>
            </w:rPrChange>
          </w:rPr>
          <w:delText xml:space="preserve"> for the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FitBuddy</w:delText>
        </w:r>
        <w:r w:rsidDel="00000000" w:rsidR="00000000" w:rsidRPr="00000000">
          <w:rPr>
            <w:sz w:val="10"/>
            <w:szCs w:val="10"/>
            <w:rtl w:val="0"/>
            <w:rPrChange w:author="PREMA" w:id="59" w:date="2026-09-24T03:49:43Z">
              <w:rPr>
                <w:rFonts w:ascii="Cambria" w:cs="Cambria" w:eastAsia="Cambria" w:hAnsi="Cambria"/>
              </w:rPr>
            </w:rPrChange>
          </w:rPr>
          <w:delTex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delText>
        </w:r>
      </w:del>
    </w:p>
    <w:p w:rsidR="00000000" w:rsidDel="00000000" w:rsidP="00000000" w:rsidRDefault="00000000" w:rsidRPr="00000000" w14:paraId="00000578">
      <w:pPr>
        <w:spacing w:after="240" w:before="240"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Activity 1.1: Research and Select the Appropriate Generative AI Model</w:delText>
        </w:r>
      </w:del>
    </w:p>
    <w:p w:rsidR="00000000" w:rsidDel="00000000" w:rsidP="00000000" w:rsidRDefault="00000000" w:rsidRPr="00000000" w14:paraId="00000579">
      <w:pPr>
        <w:pStyle w:val="Heading3"/>
        <w:keepNext w:val="0"/>
        <w:keepLines w:val="0"/>
        <w:spacing w:before="280" w:lineRule="auto"/>
        <w:rPr>
          <w:ins w:author="Tdivya divyat" w:id="120" w:date="2026-09-22T15:39:00Z"/>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Understand the Project Require</w:delText>
        </w:r>
      </w:del>
      <w:ins w:author="Tdivya divyat" w:id="120" w:date="2026-09-22T15:39:00Z">
        <w:del w:author="PREMA" w:id="32" w:date="2026-09-24T03:49:43Z">
          <w:bookmarkStart w:colFirst="0" w:colLast="0" w:name="_lbd537y3sz7b" w:id="8"/>
          <w:bookmarkEnd w:id="8"/>
          <w:r w:rsidDel="00000000" w:rsidR="00000000" w:rsidRPr="00000000">
            <w:rPr>
              <w:rtl w:val="0"/>
            </w:rPr>
          </w:r>
        </w:del>
      </w:ins>
    </w:p>
    <w:p w:rsidR="00000000" w:rsidDel="00000000" w:rsidP="00000000" w:rsidRDefault="00000000" w:rsidRPr="00000000" w14:paraId="0000057A">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Change w:author="Tdivya divyat" w:id="0" w:date="2026-09-22T15:39:00Z">
          <w:pPr>
            <w:pStyle w:val="Heading3"/>
            <w:keepNext w:val="0"/>
            <w:keepLines w:val="0"/>
            <w:spacing w:before="280" w:lineRule="auto"/>
          </w:pPr>
        </w:pPrChange>
      </w:pPr>
      <w:del w:author="PREMA" w:id="32" w:date="2026-09-24T03:49:43Z">
        <w:bookmarkStart w:colFirst="0" w:colLast="0" w:name="_lbd537y3sz7b" w:id="8"/>
        <w:bookmarkEnd w:id="8"/>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ments</w:delText>
        </w:r>
        <w:r w:rsidDel="00000000" w:rsidR="00000000" w:rsidRPr="00000000">
          <w:rPr>
            <w:rtl w:val="0"/>
          </w:rPr>
        </w:r>
      </w:del>
    </w:p>
    <w:p w:rsidR="00000000" w:rsidDel="00000000" w:rsidP="00000000" w:rsidRDefault="00000000" w:rsidRPr="00000000" w14:paraId="0000057B">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FitBuddy’s AI model needed to:</w:delText>
        </w:r>
      </w:del>
    </w:p>
    <w:p w:rsidR="00000000" w:rsidDel="00000000" w:rsidP="00000000" w:rsidRDefault="00000000" w:rsidRPr="00000000" w14:paraId="0000057C">
      <w:pPr>
        <w:numPr>
          <w:ilvl w:val="0"/>
          <w:numId w:val="14"/>
        </w:numPr>
        <w:spacing w:after="0" w:afterAutospacing="0" w:before="24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4"/>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Generate structured 7-day workout plans</w:delText>
        </w:r>
        <w:r w:rsidDel="00000000" w:rsidR="00000000" w:rsidRPr="00000000">
          <w:rPr>
            <w:rtl w:val="0"/>
          </w:rPr>
        </w:r>
      </w:del>
    </w:p>
    <w:p w:rsidR="00000000" w:rsidDel="00000000" w:rsidP="00000000" w:rsidRDefault="00000000" w:rsidRPr="00000000" w14:paraId="0000057D">
      <w:pPr>
        <w:numPr>
          <w:ilvl w:val="0"/>
          <w:numId w:val="14"/>
        </w:numPr>
        <w:spacing w:after="0" w:afterAutospacing="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4"/>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Provide concise and actionable nutrition tips</w:delText>
        </w:r>
      </w:del>
    </w:p>
    <w:p w:rsidR="00000000" w:rsidDel="00000000" w:rsidP="00000000" w:rsidRDefault="00000000" w:rsidRPr="00000000" w14:paraId="0000057E">
      <w:pPr>
        <w:numPr>
          <w:ilvl w:val="0"/>
          <w:numId w:val="14"/>
        </w:numPr>
        <w:spacing w:after="0" w:afterAutospacing="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4"/>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Update workout plans based on user feedback</w:delText>
        </w:r>
      </w:del>
    </w:p>
    <w:p w:rsidR="00000000" w:rsidDel="00000000" w:rsidP="00000000" w:rsidRDefault="00000000" w:rsidRPr="00000000" w14:paraId="0000057F">
      <w:pPr>
        <w:spacing w:after="240" w:before="0" w:beforeAutospacing="0" w:lineRule="auto"/>
        <w:rPr>
          <w:del w:author="PREMA" w:id="32" w:date="2026-09-24T03:49:43Z"/>
          <w:rFonts w:ascii="Arial" w:cs="Arial" w:eastAsia="Arial" w:hAnsi="Arial"/>
          <w:b w:val="0"/>
          <w:bCs w:val="0"/>
          <w:i w:val="0"/>
          <w:iCs w:val="0"/>
          <w:smallCaps w:val="0"/>
          <w:strike w:val="0"/>
          <w:color w:val="000000"/>
          <w:sz w:val="22"/>
          <w:szCs w:val="22"/>
          <w:u w:val="none"/>
          <w:shd w:fill="auto" w:val="clear"/>
          <w:vertAlign w:val="baseline"/>
          <w:rPrChange w:author="Shobikannan Shobikannan" w:id="123" w:date="2026-09-22T15:14:17Z">
            <w:rPr>
              <w:rFonts w:ascii="Cambria" w:cs="Cambria" w:eastAsia="Cambria" w:hAnsi="Cambria"/>
            </w:rPr>
          </w:rPrChange>
        </w:rPr>
        <w:pPrChange w:author="Shobikannan Shobikannan" w:id="0" w:date="2026-09-22T15:14:17Z">
          <w:pPr>
            <w:numPr>
              <w:ilvl w:val="0"/>
              <w:numId w:val="14"/>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Perform well in real-time, web-based interaction</w:delText>
        </w:r>
        <w:r w:rsidDel="00000000" w:rsidR="00000000" w:rsidRPr="00000000">
          <w:rPr>
            <w:rtl w:val="0"/>
          </w:rPr>
        </w:r>
      </w:del>
    </w:p>
    <w:p w:rsidR="00000000" w:rsidDel="00000000" w:rsidP="00000000" w:rsidRDefault="00000000" w:rsidRPr="00000000" w14:paraId="00000580">
      <w:pPr>
        <w:spacing w:after="240" w:befor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Model Evaluation</w:delText>
        </w:r>
      </w:del>
    </w:p>
    <w:p w:rsidR="00000000" w:rsidDel="00000000" w:rsidP="00000000" w:rsidRDefault="00000000" w:rsidRPr="00000000" w14:paraId="00000581">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We initially experimented with several Hugging Face models:</w:delText>
        </w:r>
      </w:del>
    </w:p>
    <w:p w:rsidR="00000000" w:rsidDel="00000000" w:rsidP="00000000" w:rsidRDefault="00000000" w:rsidRPr="00000000" w14:paraId="00000582">
      <w:pPr>
        <w:numPr>
          <w:ilvl w:val="0"/>
          <w:numId w:val="35"/>
        </w:numPr>
        <w:spacing w:after="0" w:afterAutospacing="0" w:before="24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35"/>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T5 &amp; BART – For text generation (workout/nutrition)</w:delText>
        </w:r>
      </w:del>
    </w:p>
    <w:p w:rsidR="00000000" w:rsidDel="00000000" w:rsidP="00000000" w:rsidRDefault="00000000" w:rsidRPr="00000000" w14:paraId="00000583">
      <w:pPr>
        <w:numPr>
          <w:ilvl w:val="0"/>
          <w:numId w:val="35"/>
        </w:numPr>
        <w:spacing w:after="0" w:afterAutospacing="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35"/>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DistilBERT – For potential intent classification</w:delText>
        </w:r>
      </w:del>
    </w:p>
    <w:p w:rsidR="00000000" w:rsidDel="00000000" w:rsidP="00000000" w:rsidRDefault="00000000" w:rsidRPr="00000000" w14:paraId="00000584">
      <w:pPr>
        <w:numPr>
          <w:ilvl w:val="0"/>
          <w:numId w:val="35"/>
        </w:numPr>
        <w:spacing w:after="24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35"/>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Bloom – For general purpose generation</w:delText>
        </w:r>
      </w:del>
    </w:p>
    <w:p w:rsidR="00000000" w:rsidDel="00000000" w:rsidP="00000000" w:rsidRDefault="00000000" w:rsidRPr="00000000" w14:paraId="00000585">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While these models showed promise in basic text generation, they had notable limitations.</w:delText>
        </w:r>
      </w:del>
    </w:p>
    <w:p w:rsidR="00000000" w:rsidDel="00000000" w:rsidP="00000000" w:rsidRDefault="00000000" w:rsidRPr="00000000" w14:paraId="00000586">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These models required:</w:delText>
        </w:r>
      </w:del>
    </w:p>
    <w:p w:rsidR="00000000" w:rsidDel="00000000" w:rsidP="00000000" w:rsidRDefault="00000000" w:rsidRPr="00000000" w14:paraId="00000587">
      <w:pPr>
        <w:numPr>
          <w:ilvl w:val="0"/>
          <w:numId w:val="32"/>
        </w:numPr>
        <w:spacing w:after="0" w:afterAutospacing="0" w:before="24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32"/>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Hosting with Hugging Face or local GPU setup</w:delText>
        </w:r>
      </w:del>
    </w:p>
    <w:p w:rsidR="00000000" w:rsidDel="00000000" w:rsidP="00000000" w:rsidRDefault="00000000" w:rsidRPr="00000000" w14:paraId="00000588">
      <w:pPr>
        <w:numPr>
          <w:ilvl w:val="0"/>
          <w:numId w:val="32"/>
        </w:numPr>
        <w:spacing w:after="24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32"/>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Fine-tuning or complex prompting to achieve structured plans</w:delText>
        </w:r>
      </w:del>
    </w:p>
    <w:p w:rsidR="00000000" w:rsidDel="00000000" w:rsidP="00000000" w:rsidRDefault="00000000" w:rsidRPr="00000000" w14:paraId="00000589">
      <w:pPr>
        <w:spacing w:after="240" w:before="240" w:lineRule="auto"/>
        <w:ind w:left="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Final Model Selection</w:delText>
        </w:r>
      </w:del>
    </w:p>
    <w:p w:rsidR="00000000" w:rsidDel="00000000" w:rsidP="00000000" w:rsidRDefault="00000000" w:rsidRPr="00000000" w14:paraId="0000058A">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After comparative testing, we selected Google Gemini models for production:</w:delText>
        </w:r>
      </w:del>
    </w:p>
    <w:p w:rsidR="00000000" w:rsidDel="00000000" w:rsidP="00000000" w:rsidRDefault="00000000" w:rsidRPr="00000000" w14:paraId="0000058B">
      <w:pPr>
        <w:numPr>
          <w:ilvl w:val="0"/>
          <w:numId w:val="12"/>
        </w:numPr>
        <w:spacing w:after="0" w:afterAutospacing="0" w:before="24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2"/>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Gemini 1.5 Pro</w:delText>
          <w:br w:type="textWrapping"/>
          <w:delText xml:space="preserve"> → Used for structured 7-day workout generation and plan updating</w:delText>
          <w:br w:type="textWrapping"/>
          <w:delText xml:space="preserve"> → Delivers rich, context-aware, formatted responses reliably</w:delText>
        </w:r>
      </w:del>
    </w:p>
    <w:p w:rsidR="00000000" w:rsidDel="00000000" w:rsidP="00000000" w:rsidRDefault="00000000" w:rsidRPr="00000000" w14:paraId="0000058C">
      <w:pPr>
        <w:numPr>
          <w:ilvl w:val="0"/>
          <w:numId w:val="12"/>
        </w:numPr>
        <w:spacing w:after="24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2"/>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Gemini Flash</w:delText>
          <w:br w:type="textWrapping"/>
          <w:delText xml:space="preserve"> → Used for generating fast, practical nutrition tips</w:delText>
          <w:br w:type="textWrapping"/>
          <w:delText xml:space="preserve"> → Lightweight and efficient for quick API calls</w:delText>
        </w:r>
      </w:del>
    </w:p>
    <w:p w:rsidR="00000000" w:rsidDel="00000000" w:rsidP="00000000" w:rsidRDefault="00000000" w:rsidRPr="00000000" w14:paraId="0000058D">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Reasons for Choosing Gemini:</w:delText>
        </w:r>
      </w:del>
    </w:p>
    <w:p w:rsidR="00000000" w:rsidDel="00000000" w:rsidP="00000000" w:rsidRDefault="00000000" w:rsidRPr="00000000" w14:paraId="0000058E">
      <w:pPr>
        <w:numPr>
          <w:ilvl w:val="0"/>
          <w:numId w:val="16"/>
        </w:numPr>
        <w:spacing w:after="0" w:afterAutospacing="0" w:before="24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API-based, easy to integrate with FastAPI</w:delText>
        </w:r>
      </w:del>
    </w:p>
    <w:p w:rsidR="00000000" w:rsidDel="00000000" w:rsidP="00000000" w:rsidRDefault="00000000" w:rsidRPr="00000000" w14:paraId="0000058F">
      <w:pPr>
        <w:numPr>
          <w:ilvl w:val="0"/>
          <w:numId w:val="16"/>
        </w:numPr>
        <w:spacing w:after="0" w:afterAutospacing="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Naturally understands structured formatting (days, sections)</w:delText>
        </w:r>
      </w:del>
    </w:p>
    <w:p w:rsidR="00000000" w:rsidDel="00000000" w:rsidP="00000000" w:rsidRDefault="00000000" w:rsidRPr="00000000" w14:paraId="00000590">
      <w:pPr>
        <w:numPr>
          <w:ilvl w:val="0"/>
          <w:numId w:val="16"/>
        </w:numPr>
        <w:spacing w:after="0" w:afterAutospacing="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High accuracy with minimal prompt tuning</w:delText>
        </w:r>
      </w:del>
    </w:p>
    <w:p w:rsidR="00000000" w:rsidDel="00000000" w:rsidP="00000000" w:rsidRDefault="00000000" w:rsidRPr="00000000" w14:paraId="00000591">
      <w:pPr>
        <w:numPr>
          <w:ilvl w:val="0"/>
          <w:numId w:val="16"/>
        </w:numPr>
        <w:spacing w:after="24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6"/>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Scalable and fast for feedback-based revisions</w:delText>
        </w:r>
      </w:del>
    </w:p>
    <w:p w:rsidR="00000000" w:rsidDel="00000000" w:rsidP="00000000" w:rsidRDefault="00000000" w:rsidRPr="00000000" w14:paraId="00000592">
      <w:pPr>
        <w:spacing w:after="240" w:befor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93">
      <w:pPr>
        <w:spacing w:after="240" w:before="240" w:lineRule="auto"/>
        <w:rPr>
          <w:del w:author="PREMA" w:id="32" w:date="2026-09-24T03:49:43Z"/>
          <w:sz w:val="10"/>
          <w:szCs w:val="10"/>
          <w:rPrChange w:author="PREMA" w:id="59" w:date="2026-09-24T03:49:43Z">
            <w:rPr>
              <w:rFonts w:ascii="Cambria" w:cs="Cambria" w:eastAsia="Cambria" w:hAnsi="Cambria"/>
              <w:color w:val="000000"/>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Activity 1.2.Define the architecture of the application</w:delText>
        </w:r>
        <w:r w:rsidDel="00000000" w:rsidR="00000000" w:rsidRPr="00000000">
          <w:rPr>
            <w:rtl w:val="0"/>
          </w:rPr>
        </w:r>
      </w:del>
    </w:p>
    <w:p w:rsidR="00000000" w:rsidDel="00000000" w:rsidP="00000000" w:rsidRDefault="00000000" w:rsidRPr="00000000" w14:paraId="00000594">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color w:val="000000"/>
              <w:sz w:val="22"/>
              <w:szCs w:val="22"/>
            </w:rPr>
          </w:rPrChange>
        </w:rPr>
      </w:pPr>
      <w:del w:author="PREMA" w:id="32" w:date="2026-09-24T03:49:43Z">
        <w:bookmarkStart w:colFirst="0" w:colLast="0" w:name="_nglf1hhz9itk" w:id="9"/>
        <w:bookmarkEnd w:id="9"/>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Architecture Overview: FitBuddy follows a modular FastAPI-based architecture-</w:delText>
        </w:r>
      </w:del>
    </w:p>
    <w:p w:rsidR="00000000" w:rsidDel="00000000" w:rsidP="00000000" w:rsidRDefault="00000000" w:rsidRPr="00000000" w14:paraId="00000595">
      <w:pPr>
        <w:numPr>
          <w:ilvl w:val="0"/>
          <w:numId w:val="8"/>
        </w:numPr>
        <w:spacing w:after="0" w:afterAutospacing="0" w:before="24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Frontend: HTML + Jinja2 templates for user input and display</w:delText>
        </w:r>
      </w:del>
    </w:p>
    <w:p w:rsidR="00000000" w:rsidDel="00000000" w:rsidP="00000000" w:rsidRDefault="00000000" w:rsidRPr="00000000" w14:paraId="00000596">
      <w:pPr>
        <w:numPr>
          <w:ilvl w:val="0"/>
          <w:numId w:val="8"/>
        </w:numPr>
        <w:spacing w:after="0" w:afterAutospacing="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Backend: FastAPI for route handling and logic</w:delText>
        </w:r>
      </w:del>
    </w:p>
    <w:p w:rsidR="00000000" w:rsidDel="00000000" w:rsidP="00000000" w:rsidRDefault="00000000" w:rsidRPr="00000000" w14:paraId="00000597">
      <w:pPr>
        <w:numPr>
          <w:ilvl w:val="0"/>
          <w:numId w:val="8"/>
        </w:numPr>
        <w:spacing w:after="0" w:afterAutospacing="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AI Layer: Google Gemini APIs (Pro &amp; Flash)</w:delText>
        </w:r>
      </w:del>
    </w:p>
    <w:p w:rsidR="00000000" w:rsidDel="00000000" w:rsidP="00000000" w:rsidRDefault="00000000" w:rsidRPr="00000000" w14:paraId="00000598">
      <w:pPr>
        <w:numPr>
          <w:ilvl w:val="0"/>
          <w:numId w:val="8"/>
        </w:numPr>
        <w:spacing w:after="24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8"/>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Database: SQLite with SQLAlchemy for persistence</w:delText>
        </w:r>
      </w:del>
    </w:p>
    <w:p w:rsidR="00000000" w:rsidDel="00000000" w:rsidP="00000000" w:rsidRDefault="00000000" w:rsidRPr="00000000" w14:paraId="00000599">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color w:val="000000"/>
              <w:sz w:val="22"/>
              <w:szCs w:val="22"/>
            </w:rPr>
          </w:rPrChange>
        </w:rPr>
      </w:pPr>
      <w:del w:author="PREMA" w:id="32" w:date="2026-09-24T03:49:43Z">
        <w:bookmarkStart w:colFirst="0" w:colLast="0" w:name="_2lprh0jwbfzp" w:id="10"/>
        <w:bookmarkEnd w:id="10"/>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Frontend Responsibilities: Users interact via-</w:delText>
        </w:r>
      </w:del>
    </w:p>
    <w:p w:rsidR="00000000" w:rsidDel="00000000" w:rsidP="00000000" w:rsidRDefault="00000000" w:rsidRPr="00000000" w14:paraId="0000059A">
      <w:pPr>
        <w:numPr>
          <w:ilvl w:val="0"/>
          <w:numId w:val="10"/>
        </w:numPr>
        <w:spacing w:after="0" w:afterAutospacing="0" w:before="24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0"/>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index.html</w:delText>
        </w:r>
        <w:r w:rsidDel="00000000" w:rsidR="00000000" w:rsidRPr="00000000">
          <w:rPr>
            <w:sz w:val="10"/>
            <w:szCs w:val="10"/>
            <w:rtl w:val="0"/>
            <w:rPrChange w:author="PREMA" w:id="59" w:date="2026-09-24T03:49:43Z">
              <w:rPr>
                <w:rFonts w:ascii="Cambria" w:cs="Cambria" w:eastAsia="Cambria" w:hAnsi="Cambria"/>
              </w:rPr>
            </w:rPrChange>
          </w:rPr>
          <w:delText xml:space="preserve"> – Input form</w:delText>
        </w:r>
      </w:del>
    </w:p>
    <w:p w:rsidR="00000000" w:rsidDel="00000000" w:rsidP="00000000" w:rsidRDefault="00000000" w:rsidRPr="00000000" w14:paraId="0000059B">
      <w:pPr>
        <w:numPr>
          <w:ilvl w:val="0"/>
          <w:numId w:val="10"/>
        </w:numPr>
        <w:spacing w:after="0" w:afterAutospacing="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0"/>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59" w:date="2026-09-24T03:49:43Z">
              <w:rPr>
                <w:rFonts w:ascii="Cambria" w:cs="Cambria" w:eastAsia="Cambria" w:hAnsi="Cambria"/>
              </w:rPr>
            </w:rPrChange>
          </w:rPr>
          <w:delText xml:space="preserve"> – Plan, tip, feedback</w:delText>
        </w:r>
      </w:del>
    </w:p>
    <w:p w:rsidR="00000000" w:rsidDel="00000000" w:rsidP="00000000" w:rsidRDefault="00000000" w:rsidRPr="00000000" w14:paraId="0000059C">
      <w:pPr>
        <w:numPr>
          <w:ilvl w:val="0"/>
          <w:numId w:val="10"/>
        </w:numPr>
        <w:spacing w:after="24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10"/>
            </w:numPr>
            <w:spacing w:after="240" w:before="240" w:lineRule="auto"/>
            <w:ind w:left="720" w:hanging="360"/>
          </w:pPr>
        </w:pPrChange>
      </w:pPr>
      <w:del w:author="PREMA" w:id="32" w:date="2026-09-24T03:49:43Z">
        <w:r w:rsidDel="00000000" w:rsidR="00000000" w:rsidRPr="00000000">
          <w:rPr>
            <w:sz w:val="10"/>
            <w:szCs w:val="10"/>
            <w:rtl w:val="0"/>
            <w:rPrChange w:author="Kutty Sankari" w:id="124" w:date="2026-09-24T06:35:09Z">
              <w:rPr>
                <w:rFonts w:ascii="Cambria" w:cs="Cambria" w:eastAsia="Cambria" w:hAnsi="Cambria"/>
                <w:color w:val="188038"/>
              </w:rPr>
            </w:rPrChange>
          </w:rPr>
          <w:delText xml:space="preserve">all_users.html</w:delText>
        </w:r>
        <w:r w:rsidDel="00000000" w:rsidR="00000000" w:rsidRPr="00000000">
          <w:rPr>
            <w:sz w:val="10"/>
            <w:szCs w:val="10"/>
            <w:rtl w:val="0"/>
            <w:rPrChange w:author="Kutty Sankari" w:id="124" w:date="2026-09-24T06:35:09Z">
              <w:rPr>
                <w:rFonts w:ascii="Cambria" w:cs="Cambria" w:eastAsia="Cambria" w:hAnsi="Cambria"/>
              </w:rPr>
            </w:rPrChange>
          </w:rPr>
          <w:delText xml:space="preserve"> – Admin panel</w:delText>
        </w:r>
      </w:del>
    </w:p>
    <w:p w:rsidR="00000000" w:rsidDel="00000000" w:rsidP="00000000" w:rsidRDefault="00000000" w:rsidRPr="00000000" w14:paraId="0000059D">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color w:val="000000"/>
              <w:sz w:val="22"/>
              <w:szCs w:val="22"/>
            </w:rPr>
          </w:rPrChange>
        </w:rPr>
      </w:pPr>
      <w:del w:author="PREMA" w:id="32" w:date="2026-09-24T03:49:43Z">
        <w:bookmarkStart w:colFirst="0" w:colLast="0" w:name="_5ctkjgrlo2x0" w:id="11"/>
        <w:bookmarkEnd w:id="11"/>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Backend Responsibilities:</w:delText>
        </w:r>
      </w:del>
    </w:p>
    <w:p w:rsidR="00000000" w:rsidDel="00000000" w:rsidP="00000000" w:rsidRDefault="00000000" w:rsidRPr="00000000" w14:paraId="0000059E">
      <w:pPr>
        <w:numPr>
          <w:ilvl w:val="0"/>
          <w:numId w:val="29"/>
        </w:numPr>
        <w:spacing w:after="0" w:afterAutospacing="0" w:before="24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Receives form data</w:delText>
        </w:r>
      </w:del>
    </w:p>
    <w:p w:rsidR="00000000" w:rsidDel="00000000" w:rsidP="00000000" w:rsidRDefault="00000000" w:rsidRPr="00000000" w14:paraId="0000059F">
      <w:pPr>
        <w:numPr>
          <w:ilvl w:val="0"/>
          <w:numId w:val="29"/>
        </w:numPr>
        <w:spacing w:after="0" w:afterAutospacing="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Calls Gemini models</w:delText>
        </w:r>
      </w:del>
    </w:p>
    <w:p w:rsidR="00000000" w:rsidDel="00000000" w:rsidP="00000000" w:rsidRDefault="00000000" w:rsidRPr="00000000" w14:paraId="000005A0">
      <w:pPr>
        <w:numPr>
          <w:ilvl w:val="0"/>
          <w:numId w:val="29"/>
        </w:numPr>
        <w:spacing w:after="0" w:afterAutospacing="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Stores user info and plans</w:delText>
        </w:r>
      </w:del>
    </w:p>
    <w:p w:rsidR="00000000" w:rsidDel="00000000" w:rsidP="00000000" w:rsidRDefault="00000000" w:rsidRPr="00000000" w14:paraId="000005A1">
      <w:pPr>
        <w:numPr>
          <w:ilvl w:val="0"/>
          <w:numId w:val="29"/>
        </w:numPr>
        <w:spacing w:after="24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29"/>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Renders dynamic templates</w:delText>
        </w:r>
      </w:del>
    </w:p>
    <w:p w:rsidR="00000000" w:rsidDel="00000000" w:rsidP="00000000" w:rsidRDefault="00000000" w:rsidRPr="00000000" w14:paraId="000005A2">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color w:val="000000"/>
              <w:sz w:val="22"/>
              <w:szCs w:val="22"/>
            </w:rPr>
          </w:rPrChange>
        </w:rPr>
      </w:pPr>
      <w:del w:author="PREMA" w:id="32" w:date="2026-09-24T03:49:43Z">
        <w:bookmarkStart w:colFirst="0" w:colLast="0" w:name="_fc3rb4hi67ol" w:id="12"/>
        <w:bookmarkEnd w:id="12"/>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AI Integration Points:</w:delText>
        </w:r>
      </w:del>
    </w:p>
    <w:p w:rsidR="00000000" w:rsidDel="00000000" w:rsidP="00000000" w:rsidRDefault="00000000" w:rsidRPr="00000000" w14:paraId="000005A3">
      <w:pPr>
        <w:numPr>
          <w:ilvl w:val="0"/>
          <w:numId w:val="25"/>
        </w:numPr>
        <w:spacing w:after="0" w:afterAutospacing="0" w:before="24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25"/>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Workout generation &amp; feedback updates → Gemini Pro</w:delText>
        </w:r>
      </w:del>
    </w:p>
    <w:p w:rsidR="00000000" w:rsidDel="00000000" w:rsidP="00000000" w:rsidRDefault="00000000" w:rsidRPr="00000000" w14:paraId="000005A4">
      <w:pPr>
        <w:numPr>
          <w:ilvl w:val="0"/>
          <w:numId w:val="25"/>
        </w:numPr>
        <w:spacing w:after="240" w:before="0" w:beforeAutospacing="0" w:lineRule="auto"/>
        <w:ind w:left="720" w:hanging="360"/>
        <w:rPr>
          <w:del w:author="PREMA" w:id="32" w:date="2026-09-24T03:49:43Z"/>
          <w:rFonts w:ascii="Times New Roman" w:cs="Times New Roman" w:eastAsia="Times New Roman" w:hAnsi="Times New Roman"/>
          <w:b w:val="1"/>
          <w:bCs w:val="1"/>
          <w:rPrChange w:author="MANTRRALAYA" w:id="117" w:date="2026-09-23T06:41:16Z">
            <w:rPr>
              <w:rFonts w:ascii="Cambria" w:cs="Cambria" w:eastAsia="Cambria" w:hAnsi="Cambria"/>
            </w:rPr>
          </w:rPrChange>
        </w:rPr>
        <w:pPrChange w:author="MANTRRALAYA" w:id="0" w:date="2026-09-23T06:41:16Z">
          <w:pPr>
            <w:numPr>
              <w:ilvl w:val="0"/>
              <w:numId w:val="25"/>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Nutrition tips → Gemini Flash</w:delText>
        </w:r>
      </w:del>
    </w:p>
    <w:p w:rsidR="00000000" w:rsidDel="00000000" w:rsidP="00000000" w:rsidRDefault="00000000" w:rsidRPr="00000000" w14:paraId="000005A5">
      <w:pPr>
        <w:spacing w:after="240" w:before="240" w:lineRule="auto"/>
        <w:ind w:left="720" w:firstLine="0"/>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5A6">
      <w:pPr>
        <w:spacing w:after="240" w:before="240" w:lineRule="auto"/>
        <w:ind w:left="0" w:firstLine="0"/>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Activity</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w:delText>
        </w:r>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1.3 Set up the development Environment:</w:delText>
        </w:r>
      </w:del>
    </w:p>
    <w:p w:rsidR="00000000" w:rsidDel="00000000" w:rsidP="00000000" w:rsidRDefault="00000000" w:rsidRPr="00000000" w14:paraId="000005A7">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Install Python &amp; Pip</w:delText>
        </w:r>
        <w:r w:rsidDel="00000000" w:rsidR="00000000" w:rsidRPr="00000000">
          <w:rPr>
            <w:sz w:val="10"/>
            <w:szCs w:val="10"/>
            <w:rtl w:val="0"/>
            <w:rPrChange w:author="PREMA" w:id="59" w:date="2026-09-24T03:49:43Z">
              <w:rPr>
                <w:rFonts w:ascii="Cambria" w:cs="Cambria" w:eastAsia="Cambria" w:hAnsi="Cambria"/>
              </w:rPr>
            </w:rPrChange>
          </w:rPr>
          <w:delText xml:space="preserve">: Ensure Python  and pip are installed.</w:delText>
        </w:r>
      </w:del>
    </w:p>
    <w:p w:rsidR="00000000" w:rsidDel="00000000" w:rsidP="00000000" w:rsidRDefault="00000000" w:rsidRPr="00000000" w14:paraId="000005A8">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Create Virtual Environment</w:delText>
        </w:r>
        <w:r w:rsidDel="00000000" w:rsidR="00000000" w:rsidRPr="00000000">
          <w:rPr>
            <w:sz w:val="10"/>
            <w:szCs w:val="10"/>
            <w:rtl w:val="0"/>
            <w:rPrChange w:author="PREMA" w:id="59" w:date="2026-09-24T03:49:43Z">
              <w:rPr>
                <w:rFonts w:ascii="Cambria" w:cs="Cambria" w:eastAsia="Cambria" w:hAnsi="Cambria"/>
              </w:rPr>
            </w:rPrChange>
          </w:rPr>
          <w:delText xml:space="preserve">:</w:delText>
          <w:br w:type="textWrapping"/>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python -m venv fitbuddy-env</w:delText>
          <w:br w:type="textWrapping"/>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fitbuddy-env\Scripts\activate</w:delText>
        </w:r>
        <w:r w:rsidDel="00000000" w:rsidR="00000000" w:rsidRPr="00000000">
          <w:rPr>
            <w:sz w:val="10"/>
            <w:szCs w:val="10"/>
            <w:rtl w:val="0"/>
            <w:rPrChange w:author="PREMA" w:id="59" w:date="2026-09-24T03:49:43Z">
              <w:rPr>
                <w:rFonts w:ascii="Cambria" w:cs="Cambria" w:eastAsia="Cambria" w:hAnsi="Cambria"/>
              </w:rPr>
            </w:rPrChange>
          </w:rPr>
          <w:delText xml:space="preserve"> (Windows)</w:delText>
        </w:r>
      </w:del>
    </w:p>
    <w:p w:rsidR="00000000" w:rsidDel="00000000" w:rsidP="00000000" w:rsidRDefault="00000000" w:rsidRPr="00000000" w14:paraId="000005A9">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Install Required Libraries</w:delText>
        </w:r>
        <w:r w:rsidDel="00000000" w:rsidR="00000000" w:rsidRPr="00000000">
          <w:rPr>
            <w:sz w:val="10"/>
            <w:szCs w:val="10"/>
            <w:rtl w:val="0"/>
            <w:rPrChange w:author="PREMA" w:id="59" w:date="2026-09-24T03:49:43Z">
              <w:rPr>
                <w:rFonts w:ascii="Cambria" w:cs="Cambria" w:eastAsia="Cambria" w:hAnsi="Cambria"/>
              </w:rPr>
            </w:rPrChange>
          </w:rPr>
          <w:delText xml:space="preserve">:</w:delText>
          <w:br w:type="textWrapping"/>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pip install fastapi uvicorn jinja2 sqlalchemy python-multipart google-generativeai</w:delText>
        </w:r>
        <w:r w:rsidDel="00000000" w:rsidR="00000000" w:rsidRPr="00000000">
          <w:rPr>
            <w:rtl w:val="0"/>
          </w:rPr>
        </w:r>
      </w:del>
    </w:p>
    <w:p w:rsidR="00000000" w:rsidDel="00000000" w:rsidP="00000000" w:rsidRDefault="00000000" w:rsidRPr="00000000" w14:paraId="000005AA">
      <w:pPr>
        <w:spacing w:after="240" w:before="240" w:lineRule="auto"/>
        <w:rPr>
          <w:ins w:author="Umar Mohideen" w:id="125" w:date="2026-09-22T14:33:46Z"/>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Run Server</w:delText>
        </w:r>
        <w:r w:rsidDel="00000000" w:rsidR="00000000" w:rsidRPr="00000000">
          <w:rPr>
            <w:sz w:val="10"/>
            <w:szCs w:val="10"/>
            <w:rtl w:val="0"/>
            <w:rPrChange w:author="PREMA" w:id="59" w:date="2026-09-24T03:49:43Z">
              <w:rPr>
                <w:rFonts w:ascii="Cambria" w:cs="Cambria" w:eastAsia="Cambria" w:hAnsi="Cambria"/>
              </w:rPr>
            </w:rPrChange>
          </w:rPr>
          <w:delText xml:space="preserve">:</w:delText>
          <w:br w:type="textWrapping"/>
          <w:delText xml:space="preserve"> </w:delText>
        </w:r>
      </w:del>
      <w:ins w:author="Umar Mohideen" w:id="125" w:date="2026-09-22T14:33:46Z">
        <w:del w:author="PREMA" w:id="32" w:date="2026-09-24T03:49:43Z">
          <w:r w:rsidDel="00000000" w:rsidR="00000000" w:rsidRPr="00000000">
            <w:rPr>
              <w:rtl w:val="0"/>
            </w:rPr>
          </w:r>
        </w:del>
      </w:ins>
    </w:p>
    <w:p w:rsidR="00000000" w:rsidDel="00000000" w:rsidP="00000000" w:rsidRDefault="00000000" w:rsidRPr="00000000" w14:paraId="000005AB">
      <w:pPr>
        <w:spacing w:after="240" w:before="240" w:lineRule="auto"/>
        <w:rPr>
          <w:ins w:author="Umar Mohideen" w:id="125" w:date="2026-09-22T14:33:46Z"/>
          <w:del w:author="PREMA" w:id="32" w:date="2026-09-24T03:49:43Z"/>
          <w:sz w:val="10"/>
          <w:szCs w:val="10"/>
          <w:rPrChange w:author="PREMA" w:id="59" w:date="2026-09-24T03:49:43Z">
            <w:rPr>
              <w:rFonts w:ascii="Cambria" w:cs="Cambria" w:eastAsia="Cambria" w:hAnsi="Cambria"/>
            </w:rPr>
          </w:rPrChange>
        </w:rPr>
      </w:pPr>
      <w:ins w:author="Umar Mohideen" w:id="125" w:date="2026-09-22T14:33:46Z">
        <w:del w:author="PREMA" w:id="32" w:date="2026-09-24T03:49:43Z">
          <w:r w:rsidDel="00000000" w:rsidR="00000000" w:rsidRPr="00000000">
            <w:rPr>
              <w:rtl w:val="0"/>
            </w:rPr>
          </w:r>
        </w:del>
      </w:ins>
    </w:p>
    <w:p w:rsidR="00000000" w:rsidDel="00000000" w:rsidP="00000000" w:rsidRDefault="00000000" w:rsidRPr="00000000" w14:paraId="000005AC">
      <w:pPr>
        <w:spacing w:after="240" w:before="240" w:lineRule="auto"/>
        <w:rPr>
          <w:ins w:author="Umar Mohideen" w:id="125" w:date="2026-09-22T14:33:46Z"/>
          <w:del w:author="PREMA" w:id="32" w:date="2026-09-24T03:49:43Z"/>
          <w:sz w:val="10"/>
          <w:szCs w:val="10"/>
          <w:rPrChange w:author="PREMA" w:id="59" w:date="2026-09-24T03:49:43Z">
            <w:rPr>
              <w:rFonts w:ascii="Cambria" w:cs="Cambria" w:eastAsia="Cambria" w:hAnsi="Cambria"/>
            </w:rPr>
          </w:rPrChange>
        </w:rPr>
      </w:pPr>
      <w:ins w:author="Umar Mohideen" w:id="125" w:date="2026-09-22T14:33:46Z">
        <w:del w:author="PREMA" w:id="32" w:date="2026-09-24T03:49:43Z">
          <w:r w:rsidDel="00000000" w:rsidR="00000000" w:rsidRPr="00000000">
            <w:rPr>
              <w:rtl w:val="0"/>
            </w:rPr>
          </w:r>
        </w:del>
      </w:ins>
    </w:p>
    <w:p w:rsidR="00000000" w:rsidDel="00000000" w:rsidP="00000000" w:rsidRDefault="00000000" w:rsidRPr="00000000" w14:paraId="000005AD">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uvicorn app.main:app --reload</w:delText>
          <w:br w:type="textWrapping"/>
        </w:r>
        <w:r w:rsidDel="00000000" w:rsidR="00000000" w:rsidRPr="00000000">
          <w:rPr>
            <w:sz w:val="10"/>
            <w:szCs w:val="10"/>
            <w:rtl w:val="0"/>
            <w:rPrChange w:author="PREMA" w:id="59" w:date="2026-09-24T03:49:43Z">
              <w:rPr>
                <w:rFonts w:ascii="Cambria" w:cs="Cambria" w:eastAsia="Cambria" w:hAnsi="Cambria"/>
              </w:rPr>
            </w:rPrChange>
          </w:rPr>
          <w:delText xml:space="preserve">Visit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http://127.0.0.1:8000</w:delText>
        </w:r>
        <w:r w:rsidDel="00000000" w:rsidR="00000000" w:rsidRPr="00000000">
          <w:rPr>
            <w:sz w:val="10"/>
            <w:szCs w:val="10"/>
            <w:rtl w:val="0"/>
            <w:rPrChange w:author="PREMA" w:id="59" w:date="2026-09-24T03:49:43Z">
              <w:rPr>
                <w:rFonts w:ascii="Cambria" w:cs="Cambria" w:eastAsia="Cambria" w:hAnsi="Cambria"/>
              </w:rPr>
            </w:rPrChange>
          </w:rPr>
          <w:delText xml:space="preserve"> for the app and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/docs</w:delText>
        </w:r>
        <w:r w:rsidDel="00000000" w:rsidR="00000000" w:rsidRPr="00000000">
          <w:rPr>
            <w:sz w:val="10"/>
            <w:szCs w:val="10"/>
            <w:rtl w:val="0"/>
            <w:rPrChange w:author="PREMA" w:id="59" w:date="2026-09-24T03:49:43Z">
              <w:rPr>
                <w:rFonts w:ascii="Cambria" w:cs="Cambria" w:eastAsia="Cambria" w:hAnsi="Cambria"/>
              </w:rPr>
            </w:rPrChange>
          </w:rPr>
          <w:delText xml:space="preserve"> for API testing.</w:delText>
        </w:r>
      </w:del>
    </w:p>
    <w:p w:rsidR="00000000" w:rsidDel="00000000" w:rsidP="00000000" w:rsidRDefault="00000000" w:rsidRPr="00000000" w14:paraId="000005AE">
      <w:pPr>
        <w:spacing w:after="240" w:befor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AF">
      <w:pPr>
        <w:spacing w:after="240" w:befor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B0">
      <w:pPr>
        <w:spacing w:after="240" w:befor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B1">
      <w:pPr>
        <w:spacing w:after="240" w:befor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B2">
      <w:pPr>
        <w:spacing w:after="240" w:befor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B3">
      <w:pPr>
        <w:spacing w:after="240" w:befor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B4">
      <w:pPr>
        <w:spacing w:after="240" w:befor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B5">
      <w:pPr>
        <w:spacing w:after="240" w:befor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5B6">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Set Up Project Structure</w:delText>
        </w:r>
        <w:r w:rsidDel="00000000" w:rsidR="00000000" w:rsidRPr="00000000">
          <w:rPr>
            <w:sz w:val="10"/>
            <w:szCs w:val="10"/>
            <w:rtl w:val="0"/>
            <w:rPrChange w:author="PREMA" w:id="59" w:date="2026-09-24T03:49:43Z">
              <w:rPr>
                <w:rFonts w:ascii="Cambria" w:cs="Cambria" w:eastAsia="Cambria" w:hAnsi="Cambria"/>
              </w:rPr>
            </w:rPrChange>
          </w:rPr>
          <w:delText xml:space="preserve">:</w:delText>
          <w:br w:type="textWrapping"/>
          <w:delText xml:space="preserve">Create folders: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/app</w:delText>
        </w:r>
        <w:r w:rsidDel="00000000" w:rsidR="00000000" w:rsidRPr="00000000">
          <w:rPr>
            <w:sz w:val="10"/>
            <w:szCs w:val="10"/>
            <w:rtl w:val="0"/>
            <w:rPrChange w:author="PREMA" w:id="59" w:date="2026-09-24T03:49:43Z">
              <w:rPr>
                <w:rFonts w:ascii="Cambria" w:cs="Cambria" w:eastAsia="Cambria" w:hAnsi="Cambria"/>
              </w:rPr>
            </w:rPrChange>
          </w:rPr>
          <w:delText xml:space="preserve"> (Python files),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/templates</w:delText>
        </w:r>
        <w:r w:rsidDel="00000000" w:rsidR="00000000" w:rsidRPr="00000000">
          <w:rPr>
            <w:sz w:val="10"/>
            <w:szCs w:val="10"/>
            <w:rtl w:val="0"/>
            <w:rPrChange w:author="PREMA" w:id="59" w:date="2026-09-24T03:49:43Z">
              <w:rPr>
                <w:rFonts w:ascii="Cambria" w:cs="Cambria" w:eastAsia="Cambria" w:hAnsi="Cambria"/>
              </w:rPr>
            </w:rPrChange>
          </w:rPr>
          <w:delText xml:space="preserve"> (HTML),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/static/images</w:delText>
        </w:r>
        <w:r w:rsidDel="00000000" w:rsidR="00000000" w:rsidRPr="00000000">
          <w:rPr>
            <w:sz w:val="10"/>
            <w:szCs w:val="10"/>
            <w:rtl w:val="0"/>
            <w:rPrChange w:author="PREMA" w:id="59" w:date="2026-09-24T03:49:43Z">
              <w:rPr>
                <w:rFonts w:ascii="Cambria" w:cs="Cambria" w:eastAsia="Cambria" w:hAnsi="Cambria"/>
              </w:rPr>
            </w:rPrChange>
          </w:rPr>
          <w:delText xml:space="preserve"> (assets)</w:delText>
        </w:r>
      </w:del>
    </w:p>
    <w:p w:rsidR="00000000" w:rsidDel="00000000" w:rsidP="00000000" w:rsidRDefault="00000000" w:rsidRPr="00000000" w14:paraId="000005B7">
      <w:pPr>
        <w:spacing w:after="240" w:before="240" w:lineRule="auto"/>
        <w:ind w:left="0" w:firstLine="0"/>
        <w:rPr>
          <w:del w:author="PREMA" w:id="32" w:date="2026-09-24T03:49:43Z"/>
          <w:sz w:val="10"/>
          <w:szCs w:val="10"/>
          <w:rPrChange w:author="PREMA" w:id="59" w:date="2026-09-24T03:49:43Z">
            <w:rPr>
              <w:rFonts w:ascii="Cambria" w:cs="Cambria" w:eastAsia="Cambria" w:hAnsi="Cambria"/>
              <w:sz w:val="24"/>
              <w:szCs w:val="24"/>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943600" cy="4648200"/>
              <wp:effectExtent b="0" l="0" r="0" t="0"/>
              <wp:docPr id="9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648200"/>
                      </a:xfrm>
                      <a:prstGeom prst="rect"/>
                      <a:ln/>
                    </pic:spPr>
                  </pic:pic>
                </a:graphicData>
              </a:graphic>
            </wp:inline>
          </w:drawing>
        </w:r>
        <w:r w:rsidDel="00000000" w:rsidR="00000000" w:rsidRPr="00000000">
          <w:rPr>
            <w:sz w:val="10"/>
            <w:szCs w:val="10"/>
            <w:rtl w:val="0"/>
            <w:rPrChange w:author="PREMA" w:id="59" w:date="2026-09-24T03:49:43Z">
              <w:rPr>
                <w:rFonts w:ascii="Cambria" w:cs="Cambria" w:eastAsia="Cambria" w:hAnsi="Cambria"/>
              </w:rPr>
            </w:rPrChange>
          </w:rPr>
          <w:br w:type="textWrapping"/>
        </w:r>
        <w:r w:rsidDel="00000000" w:rsidR="00000000" w:rsidRPr="00000000">
          <w:rPr>
            <w:rtl w:val="0"/>
          </w:rPr>
        </w:r>
      </w:del>
    </w:p>
    <w:p w:rsidR="00000000" w:rsidDel="00000000" w:rsidP="00000000" w:rsidRDefault="00000000" w:rsidRPr="00000000" w14:paraId="000005B8">
      <w:pPr>
        <w:spacing w:after="240" w:before="240" w:lineRule="auto"/>
        <w:ind w:left="0" w:firstLine="0"/>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5B9">
      <w:pPr>
        <w:spacing w:after="240" w:before="240" w:lineRule="auto"/>
        <w:ind w:left="0" w:firstLine="0"/>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5BA">
      <w:pPr>
        <w:spacing w:after="240" w:before="240" w:lineRule="auto"/>
        <w:ind w:left="0" w:firstLine="0"/>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5BB">
      <w:pPr>
        <w:spacing w:after="240" w:before="240" w:lineRule="auto"/>
        <w:ind w:left="0" w:firstLine="0"/>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5BC">
      <w:pPr>
        <w:spacing w:after="240" w:before="240" w:lineRule="auto"/>
        <w:ind w:left="0" w:firstLine="0"/>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5BD">
      <w:pPr>
        <w:spacing w:after="240" w:before="240" w:lineRule="auto"/>
        <w:ind w:left="0" w:firstLine="0"/>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5BE">
      <w:pPr>
        <w:spacing w:after="240" w:before="240" w:lineRule="auto"/>
        <w:ind w:left="0" w:firstLine="0"/>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Milestone 2. Core functionalities Development</w:delText>
        </w:r>
      </w:del>
    </w:p>
    <w:p w:rsidR="00000000" w:rsidDel="00000000" w:rsidP="00000000" w:rsidRDefault="00000000" w:rsidRPr="00000000" w14:paraId="000005BF">
      <w:pPr>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Activity 2.1 Develop the core functionalities:</w:delText>
        </w:r>
      </w:del>
    </w:p>
    <w:p w:rsidR="00000000" w:rsidDel="00000000" w:rsidP="00000000" w:rsidRDefault="00000000" w:rsidRPr="00000000" w14:paraId="000005C0">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bookmarkStart w:colFirst="0" w:colLast="0" w:name="_k4uxfzvn19nz" w:id="13"/>
        <w:bookmarkEnd w:id="13"/>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Workout Plan Generation</w:delText>
        </w:r>
      </w:del>
    </w:p>
    <w:p w:rsidR="00000000" w:rsidDel="00000000" w:rsidP="00000000" w:rsidRDefault="00000000" w:rsidRPr="00000000" w14:paraId="000005C1">
      <w:pPr>
        <w:spacing w:after="240" w:before="240" w:lineRule="auto"/>
        <w:rPr>
          <w:del w:author="PREMA" w:id="32" w:date="2026-09-24T03:49:43Z"/>
          <w:sz w:val="10"/>
          <w:szCs w:val="10"/>
          <w:rPrChange w:author="PREMA" w:id="59" w:date="2026-09-24T03:49:43Z">
            <w:rPr>
              <w:rFonts w:ascii="Cambria" w:cs="Cambria" w:eastAsia="Cambria" w:hAnsi="Cambria"/>
              <w:color w:val="188038"/>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Function: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generate_workout_gemini()</w:delText>
          <w:br w:type="textWrapping"/>
        </w:r>
        <w:r w:rsidDel="00000000" w:rsidR="00000000" w:rsidRPr="00000000">
          <w:rPr>
            <w:sz w:val="10"/>
            <w:szCs w:val="10"/>
            <w:rtl w:val="0"/>
            <w:rPrChange w:author="PREMA" w:id="59" w:date="2026-09-24T03:49:43Z">
              <w:rPr>
                <w:rFonts w:ascii="Cambria" w:cs="Cambria" w:eastAsia="Cambria" w:hAnsi="Cambria"/>
              </w:rPr>
            </w:rPrChange>
          </w:rPr>
          <w:delText xml:space="preserve">File: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gemini_generator.py</w:delText>
        </w:r>
      </w:del>
    </w:p>
    <w:p w:rsidR="00000000" w:rsidDel="00000000" w:rsidP="00000000" w:rsidRDefault="00000000" w:rsidRPr="00000000" w14:paraId="000005C2">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Implements the core logic to generate a personalized 7-day workout plan using user inputs such as goal (e.g., muscle gain, weight loss) and intensity (low, medium, high). The prompt is sent to the Gemini 1.5 Pro model, which returns a structured, day-wise plan including:</w:delText>
        </w:r>
      </w:del>
    </w:p>
    <w:p w:rsidR="00000000" w:rsidDel="00000000" w:rsidP="00000000" w:rsidRDefault="00000000" w:rsidRPr="00000000" w14:paraId="000005C3">
      <w:pPr>
        <w:numPr>
          <w:ilvl w:val="0"/>
          <w:numId w:val="5"/>
        </w:numPr>
        <w:spacing w:after="0" w:afterAutospacing="0" w:before="24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5"/>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Warm-up (5–10 mins)</w:delText>
        </w:r>
      </w:del>
    </w:p>
    <w:p w:rsidR="00000000" w:rsidDel="00000000" w:rsidP="00000000" w:rsidRDefault="00000000" w:rsidRPr="00000000" w14:paraId="000005C4">
      <w:pPr>
        <w:numPr>
          <w:ilvl w:val="0"/>
          <w:numId w:val="5"/>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5"/>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Main workout (exercise details, sets, reps)</w:delText>
        </w:r>
      </w:del>
    </w:p>
    <w:p w:rsidR="00000000" w:rsidDel="00000000" w:rsidP="00000000" w:rsidRDefault="00000000" w:rsidRPr="00000000" w14:paraId="000005C5">
      <w:pPr>
        <w:numPr>
          <w:ilvl w:val="0"/>
          <w:numId w:val="5"/>
        </w:numPr>
        <w:spacing w:after="24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5"/>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Cooldown or recovery tip</w:delText>
        </w:r>
      </w:del>
    </w:p>
    <w:p w:rsidR="00000000" w:rsidDel="00000000" w:rsidP="00000000" w:rsidRDefault="00000000" w:rsidRPr="00000000" w14:paraId="000005C6">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The output is returned to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routes.py</w:delText>
        </w:r>
        <w:r w:rsidDel="00000000" w:rsidR="00000000" w:rsidRPr="00000000">
          <w:rPr>
            <w:sz w:val="10"/>
            <w:szCs w:val="10"/>
            <w:rtl w:val="0"/>
            <w:rPrChange w:author="PREMA" w:id="59" w:date="2026-09-24T03:49:43Z">
              <w:rPr>
                <w:rFonts w:ascii="Cambria" w:cs="Cambria" w:eastAsia="Cambria" w:hAnsi="Cambria"/>
              </w:rPr>
            </w:rPrChange>
          </w:rPr>
          <w:delText xml:space="preserve"> and rendered on the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59" w:date="2026-09-24T03:49:43Z">
              <w:rPr>
                <w:rFonts w:ascii="Cambria" w:cs="Cambria" w:eastAsia="Cambria" w:hAnsi="Cambria"/>
              </w:rPr>
            </w:rPrChange>
          </w:rPr>
          <w:delText xml:space="preserve"> page using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&lt;pre&gt;</w:delText>
        </w:r>
        <w:r w:rsidDel="00000000" w:rsidR="00000000" w:rsidRPr="00000000">
          <w:rPr>
            <w:sz w:val="10"/>
            <w:szCs w:val="10"/>
            <w:rtl w:val="0"/>
            <w:rPrChange w:author="PREMA" w:id="59" w:date="2026-09-24T03:49:43Z">
              <w:rPr>
                <w:rFonts w:ascii="Cambria" w:cs="Cambria" w:eastAsia="Cambria" w:hAnsi="Cambria"/>
              </w:rPr>
            </w:rPrChange>
          </w:rPr>
          <w:delText xml:space="preserve"> blocks for formatting.</w:delText>
        </w:r>
      </w:del>
    </w:p>
    <w:p w:rsidR="00000000" w:rsidDel="00000000" w:rsidP="00000000" w:rsidRDefault="00000000" w:rsidRPr="00000000" w14:paraId="000005C7">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943600" cy="2362200"/>
              <wp:effectExtent b="0" l="0" r="0" t="0"/>
              <wp:docPr id="2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362200"/>
                      </a:xfrm>
                      <a:prstGeom prst="rect"/>
                      <a:ln/>
                    </pic:spPr>
                  </pic:pic>
                </a:graphicData>
              </a:graphic>
            </wp:inline>
          </w:drawing>
        </w:r>
        <w:r w:rsidDel="00000000" w:rsidR="00000000" w:rsidRPr="00000000">
          <w:rPr>
            <w:rtl w:val="0"/>
          </w:rPr>
        </w:r>
      </w:del>
    </w:p>
    <w:p w:rsidR="00000000" w:rsidDel="00000000" w:rsidP="00000000" w:rsidRDefault="00000000" w:rsidRPr="00000000" w14:paraId="000005C8">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bookmarkStart w:colFirst="0" w:colLast="0" w:name="_ezwx1pf7w9b0" w:id="14"/>
        <w:bookmarkEnd w:id="14"/>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Nutrition Tip Generation</w:delText>
        </w:r>
      </w:del>
    </w:p>
    <w:p w:rsidR="00000000" w:rsidDel="00000000" w:rsidP="00000000" w:rsidRDefault="00000000" w:rsidRPr="00000000" w14:paraId="000005C9">
      <w:pPr>
        <w:spacing w:after="240" w:before="240" w:lineRule="auto"/>
        <w:rPr>
          <w:del w:author="PREMA" w:id="32" w:date="2026-09-24T03:49:43Z"/>
          <w:sz w:val="10"/>
          <w:szCs w:val="10"/>
          <w:rPrChange w:author="PREMA" w:id="59" w:date="2026-09-24T03:49:43Z">
            <w:rPr>
              <w:rFonts w:ascii="Cambria" w:cs="Cambria" w:eastAsia="Cambria" w:hAnsi="Cambria"/>
              <w:color w:val="188038"/>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Function: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generate_nutrition_tip_with_flash()</w:delText>
          <w:br w:type="textWrapping"/>
        </w:r>
        <w:r w:rsidDel="00000000" w:rsidR="00000000" w:rsidRPr="00000000">
          <w:rPr>
            <w:sz w:val="10"/>
            <w:szCs w:val="10"/>
            <w:rtl w:val="0"/>
            <w:rPrChange w:author="PREMA" w:id="59" w:date="2026-09-24T03:49:43Z">
              <w:rPr>
                <w:rFonts w:ascii="Cambria" w:cs="Cambria" w:eastAsia="Cambria" w:hAnsi="Cambria"/>
              </w:rPr>
            </w:rPrChange>
          </w:rPr>
          <w:delText xml:space="preserve">File: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gemini_flash_generator.py</w:delText>
        </w:r>
      </w:del>
    </w:p>
    <w:p w:rsidR="00000000" w:rsidDel="00000000" w:rsidP="00000000" w:rsidRDefault="00000000" w:rsidRPr="00000000" w14:paraId="000005CA">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59" w:date="2026-09-24T03:49:43Z">
              <w:rPr>
                <w:rFonts w:ascii="Cambria" w:cs="Cambria" w:eastAsia="Cambria" w:hAnsi="Cambria"/>
              </w:rPr>
            </w:rPrChange>
          </w:rPr>
          <w:delText xml:space="preserve">.</w:delText>
        </w:r>
      </w:del>
    </w:p>
    <w:p w:rsidR="00000000" w:rsidDel="00000000" w:rsidP="00000000" w:rsidRDefault="00000000" w:rsidRPr="00000000" w14:paraId="000005CB">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3890963" cy="2270414"/>
              <wp:effectExtent b="0" l="0" r="0" t="0"/>
              <wp:docPr id="53"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3890963" cy="2270414"/>
                      </a:xfrm>
                      <a:prstGeom prst="rect"/>
                      <a:ln/>
                    </pic:spPr>
                  </pic:pic>
                </a:graphicData>
              </a:graphic>
            </wp:inline>
          </w:drawing>
        </w:r>
        <w:r w:rsidDel="00000000" w:rsidR="00000000" w:rsidRPr="00000000">
          <w:rPr>
            <w:rtl w:val="0"/>
          </w:rPr>
        </w:r>
      </w:del>
    </w:p>
    <w:p w:rsidR="00000000" w:rsidDel="00000000" w:rsidP="00000000" w:rsidRDefault="00000000" w:rsidRPr="00000000" w14:paraId="000005CC">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bookmarkStart w:colFirst="0" w:colLast="0" w:name="_xf9f9d7tm21" w:id="15"/>
        <w:bookmarkEnd w:id="15"/>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Feedback-Based Plan Updating</w:delText>
        </w:r>
      </w:del>
    </w:p>
    <w:p w:rsidR="00000000" w:rsidDel="00000000" w:rsidP="00000000" w:rsidRDefault="00000000" w:rsidRPr="00000000" w14:paraId="000005CD">
      <w:pPr>
        <w:spacing w:after="240" w:before="240" w:lineRule="auto"/>
        <w:rPr>
          <w:del w:author="PREMA" w:id="32" w:date="2026-09-24T03:49:43Z"/>
          <w:sz w:val="10"/>
          <w:szCs w:val="10"/>
          <w:rPrChange w:author="PREMA" w:id="59" w:date="2026-09-24T03:49:43Z">
            <w:rPr>
              <w:rFonts w:ascii="Cambria" w:cs="Cambria" w:eastAsia="Cambria" w:hAnsi="Cambria"/>
              <w:color w:val="188038"/>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Function: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update_workout_plan()</w:delText>
          <w:br w:type="textWrapping"/>
        </w:r>
        <w:r w:rsidDel="00000000" w:rsidR="00000000" w:rsidRPr="00000000">
          <w:rPr>
            <w:sz w:val="10"/>
            <w:szCs w:val="10"/>
            <w:rtl w:val="0"/>
            <w:rPrChange w:author="PREMA" w:id="59" w:date="2026-09-24T03:49:43Z">
              <w:rPr>
                <w:rFonts w:ascii="Cambria" w:cs="Cambria" w:eastAsia="Cambria" w:hAnsi="Cambria"/>
              </w:rPr>
            </w:rPrChange>
          </w:rPr>
          <w:delText xml:space="preserve">File: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updated_plan.py</w:delText>
        </w:r>
      </w:del>
    </w:p>
    <w:p w:rsidR="00000000" w:rsidDel="00000000" w:rsidP="00000000" w:rsidRDefault="00000000" w:rsidRPr="00000000" w14:paraId="000005CE">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delText>
        </w:r>
      </w:del>
    </w:p>
    <w:p w:rsidR="00000000" w:rsidDel="00000000" w:rsidP="00000000" w:rsidRDefault="00000000" w:rsidRPr="00000000" w14:paraId="000005CF">
      <w:pPr>
        <w:spacing w:after="240" w:before="240" w:lineRule="auto"/>
        <w:rPr>
          <w:del w:author="PREMA" w:id="32" w:date="2026-09-24T03:49:43Z"/>
          <w:sz w:val="10"/>
          <w:szCs w:val="10"/>
          <w:rPrChange w:author="PREMA" w:id="59" w:date="2026-09-24T03:49:43Z">
            <w:rPr>
              <w:rFonts w:ascii="Cambria" w:cs="Cambria" w:eastAsia="Cambria" w:hAnsi="Cambria"/>
            </w:rPr>
          </w:rPrChange>
        </w:rPr>
      </w:pPr>
      <w:ins w:author="Joshwin" w:id="127" w:date="2026-09-23T05:38:21Z">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Ii</w:delText>
          </w:r>
        </w:del>
      </w:ins>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943600" cy="2311400"/>
              <wp:effectExtent b="0" l="0" r="0" t="0"/>
              <wp:docPr id="82"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2311400"/>
                      </a:xfrm>
                      <a:prstGeom prst="rect"/>
                      <a:ln/>
                    </pic:spPr>
                  </pic:pic>
                </a:graphicData>
              </a:graphic>
            </wp:inline>
          </w:drawing>
        </w:r>
        <w:r w:rsidDel="00000000" w:rsidR="00000000" w:rsidRPr="00000000">
          <w:rPr>
            <w:rtl w:val="0"/>
          </w:rPr>
        </w:r>
      </w:del>
    </w:p>
    <w:p w:rsidR="00000000" w:rsidDel="00000000" w:rsidP="00000000" w:rsidRDefault="00000000" w:rsidRPr="00000000" w14:paraId="000005D0">
      <w:pPr>
        <w:spacing w:after="240" w:before="240" w:lineRule="auto"/>
        <w:rPr>
          <w:del w:author="PREMA" w:id="32" w:date="2026-09-24T03:49:43Z"/>
          <w:sz w:val="10"/>
          <w:szCs w:val="10"/>
          <w:rPrChange w:author="PREMA" w:id="59" w:date="2026-09-24T03:49:43Z">
            <w:rPr>
              <w:rFonts w:ascii="Cambria" w:cs="Cambria" w:eastAsia="Cambria" w:hAnsi="Cambria"/>
              <w:b w:val="1"/>
              <w:bCs w:val="1"/>
              <w:color w:val="000000"/>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color w:val="000000"/>
              </w:rPr>
            </w:rPrChange>
          </w:rPr>
          <w:delText xml:space="preserve">User &amp; Plan Storage</w:delText>
        </w:r>
      </w:del>
    </w:p>
    <w:p w:rsidR="00000000" w:rsidDel="00000000" w:rsidP="00000000" w:rsidRDefault="00000000" w:rsidRPr="00000000" w14:paraId="000005D1">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Functions:</w:delText>
        </w:r>
      </w:del>
    </w:p>
    <w:p w:rsidR="00000000" w:rsidDel="00000000" w:rsidP="00000000" w:rsidRDefault="00000000" w:rsidRPr="00000000" w14:paraId="000005D2">
      <w:pPr>
        <w:numPr>
          <w:ilvl w:val="0"/>
          <w:numId w:val="30"/>
        </w:numPr>
        <w:spacing w:after="0" w:afterAutospacing="0" w:before="24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30"/>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save_user()</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save_plan()</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update_plan()</w:delText>
        </w:r>
      </w:del>
    </w:p>
    <w:p w:rsidR="00000000" w:rsidDel="00000000" w:rsidP="00000000" w:rsidRDefault="00000000" w:rsidRPr="00000000" w14:paraId="000005D3">
      <w:pPr>
        <w:numPr>
          <w:ilvl w:val="0"/>
          <w:numId w:val="30"/>
        </w:numPr>
        <w:spacing w:after="24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30"/>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get_original_plan()</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get_user()</w:delText>
        </w:r>
      </w:del>
    </w:p>
    <w:p w:rsidR="00000000" w:rsidDel="00000000" w:rsidP="00000000" w:rsidRDefault="00000000" w:rsidRPr="00000000" w14:paraId="000005D4">
      <w:pPr>
        <w:spacing w:after="240" w:before="240" w:lineRule="auto"/>
        <w:rPr>
          <w:del w:author="PREMA" w:id="32" w:date="2026-09-24T03:49:43Z"/>
          <w:sz w:val="10"/>
          <w:szCs w:val="10"/>
          <w:rPrChange w:author="PREMA" w:id="59" w:date="2026-09-24T03:49:43Z">
            <w:rPr>
              <w:rFonts w:ascii="Cambria" w:cs="Cambria" w:eastAsia="Cambria" w:hAnsi="Cambria"/>
              <w:color w:val="188038"/>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File: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database.py</w:delText>
        </w:r>
      </w:del>
    </w:p>
    <w:p w:rsidR="00000000" w:rsidDel="00000000" w:rsidP="00000000" w:rsidRDefault="00000000" w:rsidRPr="00000000" w14:paraId="000005D5">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All user information (ID, name, age, weight, goal, intensity) and AI-generated plans are stored in a SQLite database via SQLAlchemy ORM. Feedback-based updates are saved as a separate field to preserve both versions (original and updated).</w:delText>
        </w:r>
      </w:del>
    </w:p>
    <w:p w:rsidR="00000000" w:rsidDel="00000000" w:rsidP="00000000" w:rsidRDefault="00000000" w:rsidRPr="00000000" w14:paraId="000005D6">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943600" cy="4038600"/>
              <wp:effectExtent b="0" l="0" r="0" t="0"/>
              <wp:docPr id="5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038600"/>
                      </a:xfrm>
                      <a:prstGeom prst="rect"/>
                      <a:ln/>
                    </pic:spPr>
                  </pic:pic>
                </a:graphicData>
              </a:graphic>
            </wp:inline>
          </w:drawing>
        </w:r>
        <w:r w:rsidDel="00000000" w:rsidR="00000000" w:rsidRPr="00000000">
          <w:rPr>
            <w:rtl w:val="0"/>
          </w:rPr>
        </w:r>
      </w:del>
    </w:p>
    <w:p w:rsidR="00000000" w:rsidDel="00000000" w:rsidP="00000000" w:rsidRDefault="00000000" w:rsidRPr="00000000" w14:paraId="000005D7">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4262438" cy="1712502"/>
              <wp:effectExtent b="0" l="0" r="0" t="0"/>
              <wp:docPr id="2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262438" cy="1712502"/>
                      </a:xfrm>
                      <a:prstGeom prst="rect"/>
                      <a:ln/>
                    </pic:spPr>
                  </pic:pic>
                </a:graphicData>
              </a:graphic>
            </wp:inline>
          </w:drawing>
        </w:r>
        <w:r w:rsidDel="00000000" w:rsidR="00000000" w:rsidRPr="00000000">
          <w:rPr>
            <w:rtl w:val="0"/>
          </w:rPr>
        </w:r>
      </w:del>
    </w:p>
    <w:p w:rsidR="00000000" w:rsidDel="00000000" w:rsidP="00000000" w:rsidRDefault="00000000" w:rsidRPr="00000000" w14:paraId="000005D8">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4526770" cy="1636987"/>
              <wp:effectExtent b="0" l="0" r="0" t="0"/>
              <wp:docPr id="10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526770" cy="1636987"/>
                      </a:xfrm>
                      <a:prstGeom prst="rect"/>
                      <a:ln/>
                    </pic:spPr>
                  </pic:pic>
                </a:graphicData>
              </a:graphic>
            </wp:inline>
          </w:drawing>
        </w:r>
        <w:r w:rsidDel="00000000" w:rsidR="00000000" w:rsidRPr="00000000">
          <w:rPr>
            <w:rtl w:val="0"/>
          </w:rPr>
        </w:r>
      </w:del>
    </w:p>
    <w:p w:rsidR="00000000" w:rsidDel="00000000" w:rsidP="00000000" w:rsidRDefault="00000000" w:rsidRPr="00000000" w14:paraId="000005D9">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943600" cy="1041400"/>
              <wp:effectExtent b="0" l="0" r="0" t="0"/>
              <wp:docPr id="7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1041400"/>
                      </a:xfrm>
                      <a:prstGeom prst="rect"/>
                      <a:ln/>
                    </pic:spPr>
                  </pic:pic>
                </a:graphicData>
              </a:graphic>
            </wp:inline>
          </w:drawing>
        </w:r>
        <w:r w:rsidDel="00000000" w:rsidR="00000000" w:rsidRPr="00000000">
          <w:rPr>
            <w:rtl w:val="0"/>
          </w:rPr>
        </w:r>
      </w:del>
    </w:p>
    <w:p w:rsidR="00000000" w:rsidDel="00000000" w:rsidP="00000000" w:rsidRDefault="00000000" w:rsidRPr="00000000" w14:paraId="000005DA">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943600" cy="736600"/>
              <wp:effectExtent b="0" l="0" r="0" t="0"/>
              <wp:docPr id="4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736600"/>
                      </a:xfrm>
                      <a:prstGeom prst="rect"/>
                      <a:ln/>
                    </pic:spPr>
                  </pic:pic>
                </a:graphicData>
              </a:graphic>
            </wp:inline>
          </w:drawing>
        </w:r>
        <w:r w:rsidDel="00000000" w:rsidR="00000000" w:rsidRPr="00000000">
          <w:rPr>
            <w:rtl w:val="0"/>
          </w:rPr>
        </w:r>
      </w:del>
      <w:ins w:author="Rajesh Rajesh" w:id="128" w:date="2026-09-24T15:22:40Z">
        <w:del w:author="PREMA" w:id="32" w:date="2026-09-24T03:49:43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736600"/>
                <wp:effectExtent b="0" l="0" r="0" t="0"/>
                <wp:wrapNone/>
                <wp:docPr id="6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736600"/>
                        </a:xfrm>
                        <a:prstGeom prst="rect"/>
                        <a:ln/>
                      </pic:spPr>
                    </pic:pic>
                  </a:graphicData>
                </a:graphic>
              </wp:anchor>
            </w:drawing>
          </w:r>
        </w:del>
      </w:ins>
      <w:del w:author="PREMA" w:id="32" w:date="2026-09-24T03:49:43Z"/>
      <w:ins w:author="Rajesh Rajesh" w:id="129" w:date="2026-09-24T15:22:48Z">
        <w:del w:author="PREMA" w:id="32" w:date="2026-09-24T03:49:43Z">
          <w:r w:rsidDel="00000000" w:rsidR="00000000" w:rsidRPr="00000000">
            <w:drawing>
              <wp:anchor allowOverlap="1" behindDoc="0" distB="114300" distT="114300" distL="114300" distR="114300" hidden="0" layoutInCell="1" locked="0" relativeHeight="0" simplePos="0">
                <wp:simplePos x="0" y="0"/>
                <wp:positionH relativeFrom="column">
                  <wp:posOffset>694764</wp:posOffset>
                </wp:positionH>
                <wp:positionV relativeFrom="paragraph">
                  <wp:posOffset>979328</wp:posOffset>
                </wp:positionV>
                <wp:extent cx="5943600" cy="736600"/>
                <wp:effectExtent b="0" l="0" r="0" t="0"/>
                <wp:wrapNone/>
                <wp:docPr id="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736600"/>
                        </a:xfrm>
                        <a:prstGeom prst="rect"/>
                        <a:ln/>
                      </pic:spPr>
                    </pic:pic>
                  </a:graphicData>
                </a:graphic>
              </wp:anchor>
            </w:drawing>
          </w:r>
        </w:del>
      </w:ins>
      <w:del w:author="PREMA" w:id="32" w:date="2026-09-24T03:49:43Z"/>
    </w:p>
    <w:p w:rsidR="00000000" w:rsidDel="00000000" w:rsidP="00000000" w:rsidRDefault="00000000" w:rsidRPr="00000000" w14:paraId="000005DB">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bookmarkStart w:colFirst="0" w:colLast="0" w:name="_7s5n6z2ozwy0" w:id="16"/>
        <w:bookmarkEnd w:id="16"/>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Admin View of All Users</w:delText>
        </w:r>
      </w:del>
    </w:p>
    <w:p w:rsidR="00000000" w:rsidDel="00000000" w:rsidP="00000000" w:rsidRDefault="00000000" w:rsidRPr="00000000" w14:paraId="000005DC">
      <w:pPr>
        <w:spacing w:after="240" w:before="240" w:lineRule="auto"/>
        <w:rPr>
          <w:del w:author="PREMA" w:id="32" w:date="2026-09-24T03:49:43Z"/>
          <w:sz w:val="10"/>
          <w:szCs w:val="10"/>
          <w:rPrChange w:author="PREMA" w:id="59" w:date="2026-09-24T03:49:43Z">
            <w:rPr>
              <w:rFonts w:ascii="Cambria" w:cs="Cambria" w:eastAsia="Cambria" w:hAnsi="Cambria"/>
              <w:color w:val="188038"/>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Route: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/view-all-users</w:delText>
          <w:br w:type="textWrapping"/>
        </w:r>
        <w:r w:rsidDel="00000000" w:rsidR="00000000" w:rsidRPr="00000000">
          <w:rPr>
            <w:sz w:val="10"/>
            <w:szCs w:val="10"/>
            <w:rtl w:val="0"/>
            <w:rPrChange w:author="PREMA" w:id="59" w:date="2026-09-24T03:49:43Z">
              <w:rPr>
                <w:rFonts w:ascii="Cambria" w:cs="Cambria" w:eastAsia="Cambria" w:hAnsi="Cambria"/>
              </w:rPr>
            </w:rPrChange>
          </w:rPr>
          <w:delText xml:space="preserve">Template: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all_users.html</w:delText>
        </w:r>
      </w:del>
    </w:p>
    <w:p w:rsidR="00000000" w:rsidDel="00000000" w:rsidP="00000000" w:rsidRDefault="00000000" w:rsidRPr="00000000" w14:paraId="000005DD">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Displays a list of all users and their respective plans. Rendered with Jinja2 using a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 for user in users %}</w:delText>
        </w:r>
        <w:r w:rsidDel="00000000" w:rsidR="00000000" w:rsidRPr="00000000">
          <w:rPr>
            <w:sz w:val="10"/>
            <w:szCs w:val="10"/>
            <w:rtl w:val="0"/>
            <w:rPrChange w:author="PREMA" w:id="59" w:date="2026-09-24T03:49:43Z">
              <w:rPr>
                <w:rFonts w:ascii="Cambria" w:cs="Cambria" w:eastAsia="Cambria" w:hAnsi="Cambria"/>
              </w:rPr>
            </w:rPrChange>
          </w:rPr>
          <w:delText xml:space="preserve"> loop, it allows administrators to see original and updated plans clearly in a structured table format.</w:delText>
        </w:r>
      </w:del>
      <w:ins w:author="Rajesh Rajesh" w:id="130" w:date="2026-09-24T15:22:32Z">
        <w:del w:author="PREMA" w:id="32" w:date="2026-09-24T03:49:43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255422</wp:posOffset>
                </wp:positionV>
                <wp:extent cx="4738614" cy="2779987"/>
                <wp:effectExtent b="25400" l="25400" r="25400" t="25400"/>
                <wp:wrapNone/>
                <wp:docPr id="4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738614" cy="2779987"/>
                        </a:xfrm>
                        <a:prstGeom prst="rect"/>
                        <a:ln w="25400">
                          <a:solidFill>
                            <a:srgbClr val="FFFFFF"/>
                          </a:solidFill>
                          <a:prstDash val="solid"/>
                        </a:ln>
                      </pic:spPr>
                    </pic:pic>
                  </a:graphicData>
                </a:graphic>
              </wp:anchor>
            </w:drawing>
          </w:r>
        </w:del>
      </w:ins>
      <w:del w:author="PREMA" w:id="32" w:date="2026-09-24T03:49:43Z"/>
    </w:p>
    <w:p w:rsidR="00000000" w:rsidDel="00000000" w:rsidP="00000000" w:rsidRDefault="00000000" w:rsidRPr="00000000" w14:paraId="000005DE">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4738614" cy="2779987"/>
              <wp:effectExtent b="0" l="0" r="0" t="0"/>
              <wp:docPr id="9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738614" cy="2779987"/>
                      </a:xfrm>
                      <a:prstGeom prst="rect"/>
                      <a:ln/>
                    </pic:spPr>
                  </pic:pic>
                </a:graphicData>
              </a:graphic>
            </wp:inline>
          </w:drawing>
        </w:r>
        <w:r w:rsidDel="00000000" w:rsidR="00000000" w:rsidRPr="00000000">
          <w:rPr>
            <w:rtl w:val="0"/>
          </w:rPr>
        </w:r>
      </w:del>
    </w:p>
    <w:p w:rsidR="00000000" w:rsidDel="00000000" w:rsidP="00000000" w:rsidRDefault="00000000" w:rsidRPr="00000000" w14:paraId="000005DF">
      <w:pPr>
        <w:spacing w:after="240" w:before="240"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Activity 2.2: Implement the FastAPI Backend to Manage Routing and User Input Processing</w:delText>
        </w:r>
      </w:del>
    </w:p>
    <w:p w:rsidR="00000000" w:rsidDel="00000000" w:rsidP="00000000" w:rsidRDefault="00000000" w:rsidRPr="00000000" w14:paraId="000005E0">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bookmarkStart w:colFirst="0" w:colLast="0" w:name="_agyq49x9741v" w:id="17"/>
        <w:bookmarkEnd w:id="17"/>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Define Routes in FastAPI</w:delText>
        </w:r>
      </w:del>
    </w:p>
    <w:p w:rsidR="00000000" w:rsidDel="00000000" w:rsidP="00000000" w:rsidRDefault="00000000" w:rsidRPr="00000000" w14:paraId="000005E1">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All routing logic is handled in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routes.py</w:delText>
        </w:r>
        <w:r w:rsidDel="00000000" w:rsidR="00000000" w:rsidRPr="00000000">
          <w:rPr>
            <w:sz w:val="10"/>
            <w:szCs w:val="10"/>
            <w:rtl w:val="0"/>
            <w:rPrChange w:author="PREMA" w:id="59" w:date="2026-09-24T03:49:43Z">
              <w:rPr>
                <w:rFonts w:ascii="Cambria" w:cs="Cambria" w:eastAsia="Cambria" w:hAnsi="Cambria"/>
              </w:rPr>
            </w:rPrChange>
          </w:rPr>
          <w:delText xml:space="preserve">. Each route is linked to the corresponding function developed in Activity 2.1.</w:delText>
        </w:r>
      </w:del>
    </w:p>
    <w:p w:rsidR="00000000" w:rsidDel="00000000" w:rsidP="00000000" w:rsidRDefault="00000000" w:rsidRPr="00000000" w14:paraId="000005E2">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bookmarkStart w:colFirst="0" w:colLast="0" w:name="_4meq94mh0ahm" w:id="18"/>
        <w:bookmarkEnd w:id="18"/>
        <w:r w:rsidDel="00000000" w:rsidR="00000000" w:rsidRPr="00000000">
          <w:rPr>
            <w:sz w:val="10"/>
            <w:szCs w:val="10"/>
            <w:rtl w:val="0"/>
            <w:rPrChange w:author="PREMA" w:id="59" w:date="2026-09-24T03:49:43Z">
              <w:rPr>
                <w:rFonts w:ascii="Cambria" w:cs="Cambria" w:eastAsia="Cambria" w:hAnsi="Cambria"/>
                <w:b w:val="1"/>
                <w:bCs w:val="1"/>
                <w:color w:val="000000"/>
                <w:sz w:val="26"/>
                <w:szCs w:val="26"/>
              </w:rPr>
            </w:rPrChange>
          </w:rPr>
          <w:delText xml:space="preserve"> </w:delText>
        </w:r>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Process User Input</w:delText>
        </w:r>
      </w:del>
    </w:p>
    <w:p w:rsidR="00000000" w:rsidDel="00000000" w:rsidP="00000000" w:rsidRDefault="00000000" w:rsidRPr="00000000" w14:paraId="000005E3">
      <w:pPr>
        <w:numPr>
          <w:ilvl w:val="0"/>
          <w:numId w:val="24"/>
        </w:numPr>
        <w:spacing w:after="0" w:afterAutospacing="0" w:before="24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HTML Form: Created in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index.html</w:delText>
        </w:r>
      </w:del>
    </w:p>
    <w:p w:rsidR="00000000" w:rsidDel="00000000" w:rsidP="00000000" w:rsidRDefault="00000000" w:rsidRPr="00000000" w14:paraId="000005E4">
      <w:pPr>
        <w:numPr>
          <w:ilvl w:val="0"/>
          <w:numId w:val="24"/>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Users enter: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username</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user_id</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age</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weight</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goal</w:delText>
        </w:r>
        <w:r w:rsidDel="00000000" w:rsidR="00000000" w:rsidRPr="00000000">
          <w:rPr>
            <w:sz w:val="10"/>
            <w:szCs w:val="10"/>
            <w:rtl w:val="0"/>
            <w:rPrChange w:author="PREMA" w:id="59" w:date="2026-09-24T03:49:43Z">
              <w:rPr>
                <w:rFonts w:ascii="Cambria" w:cs="Cambria" w:eastAsia="Cambria" w:hAnsi="Cambria"/>
              </w:rPr>
            </w:rPrChange>
          </w:rPr>
          <w:delText xml:space="preserve">, and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intensity</w:delText>
        </w:r>
      </w:del>
    </w:p>
    <w:p w:rsidR="00000000" w:rsidDel="00000000" w:rsidP="00000000" w:rsidRDefault="00000000" w:rsidRPr="00000000" w14:paraId="000005E5">
      <w:pPr>
        <w:numPr>
          <w:ilvl w:val="0"/>
          <w:numId w:val="24"/>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FastAPI captures inputs using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Form(...)</w:delText>
        </w:r>
        <w:r w:rsidDel="00000000" w:rsidR="00000000" w:rsidRPr="00000000">
          <w:rPr>
            <w:sz w:val="10"/>
            <w:szCs w:val="10"/>
            <w:rtl w:val="0"/>
            <w:rPrChange w:author="PREMA" w:id="59" w:date="2026-09-24T03:49:43Z">
              <w:rPr>
                <w:rFonts w:ascii="Cambria" w:cs="Cambria" w:eastAsia="Cambria" w:hAnsi="Cambria"/>
              </w:rPr>
            </w:rPrChange>
          </w:rPr>
          <w:delText xml:space="preserve"> parameters</w:delText>
        </w:r>
      </w:del>
    </w:p>
    <w:p w:rsidR="00000000" w:rsidDel="00000000" w:rsidP="00000000" w:rsidRDefault="00000000" w:rsidRPr="00000000" w14:paraId="000005E6">
      <w:pPr>
        <w:numPr>
          <w:ilvl w:val="0"/>
          <w:numId w:val="24"/>
        </w:numPr>
        <w:spacing w:after="24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4"/>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Pydantic schemas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UserInput</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FeedbackRequest</w:delText>
        </w:r>
        <w:r w:rsidDel="00000000" w:rsidR="00000000" w:rsidRPr="00000000">
          <w:rPr>
            <w:sz w:val="10"/>
            <w:szCs w:val="10"/>
            <w:rtl w:val="0"/>
            <w:rPrChange w:author="PREMA" w:id="59" w:date="2026-09-24T03:49:43Z">
              <w:rPr>
                <w:rFonts w:ascii="Cambria" w:cs="Cambria" w:eastAsia="Cambria" w:hAnsi="Cambria"/>
              </w:rPr>
            </w:rPrChange>
          </w:rPr>
          <w:delText xml:space="preserve">) are used to validate structure</w:delText>
        </w:r>
      </w:del>
    </w:p>
    <w:p w:rsidR="00000000" w:rsidDel="00000000" w:rsidP="00000000" w:rsidRDefault="00000000" w:rsidRPr="00000000" w14:paraId="000005E7">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bookmarkStart w:colFirst="0" w:colLast="0" w:name="_559g6vgtraex" w:id="19"/>
        <w:bookmarkEnd w:id="19"/>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Integrate Gemini API Calls</w:delText>
        </w:r>
      </w:del>
    </w:p>
    <w:p w:rsidR="00000000" w:rsidDel="00000000" w:rsidP="00000000" w:rsidRDefault="00000000" w:rsidRPr="00000000" w14:paraId="000005E8">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Each route handler connects directly to the respective Gemini-powered function:</w:delText>
        </w:r>
      </w:del>
    </w:p>
    <w:p w:rsidR="00000000" w:rsidDel="00000000" w:rsidP="00000000" w:rsidRDefault="00000000" w:rsidRPr="00000000" w14:paraId="000005E9">
      <w:pPr>
        <w:numPr>
          <w:ilvl w:val="0"/>
          <w:numId w:val="22"/>
        </w:numPr>
        <w:spacing w:after="0" w:afterAutospacing="0" w:before="24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/generate-workout</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del>
    </w:p>
    <w:p w:rsidR="00000000" w:rsidDel="00000000" w:rsidP="00000000" w:rsidRDefault="00000000" w:rsidRPr="00000000" w14:paraId="000005EA">
      <w:pPr>
        <w:numPr>
          <w:ilvl w:val="1"/>
          <w:numId w:val="22"/>
        </w:numPr>
        <w:spacing w:after="0" w:afterAutospacing="0" w:before="0" w:beforeAutospacing="0" w:lineRule="auto"/>
        <w:ind w:left="144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generate_workout_gemini()</w:delText>
        </w:r>
        <w:r w:rsidDel="00000000" w:rsidR="00000000" w:rsidRPr="00000000">
          <w:rPr>
            <w:sz w:val="10"/>
            <w:szCs w:val="10"/>
            <w:rtl w:val="0"/>
            <w:rPrChange w:author="PREMA" w:id="59" w:date="2026-09-24T03:49:43Z">
              <w:rPr>
                <w:rFonts w:ascii="Cambria" w:cs="Cambria" w:eastAsia="Cambria" w:hAnsi="Cambria"/>
              </w:rPr>
            </w:rPrChange>
          </w:rPr>
          <w:delText xml:space="preserve"> for workout plan</w:delText>
        </w:r>
      </w:del>
    </w:p>
    <w:p w:rsidR="00000000" w:rsidDel="00000000" w:rsidP="00000000" w:rsidRDefault="00000000" w:rsidRPr="00000000" w14:paraId="000005EB">
      <w:pPr>
        <w:numPr>
          <w:ilvl w:val="1"/>
          <w:numId w:val="22"/>
        </w:numPr>
        <w:spacing w:after="0" w:afterAutospacing="0" w:before="0" w:beforeAutospacing="0" w:lineRule="auto"/>
        <w:ind w:left="144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generate_nutrition_tip_with_flash()</w:delText>
        </w:r>
        <w:r w:rsidDel="00000000" w:rsidR="00000000" w:rsidRPr="00000000">
          <w:rPr>
            <w:sz w:val="10"/>
            <w:szCs w:val="10"/>
            <w:rtl w:val="0"/>
            <w:rPrChange w:author="PREMA" w:id="59" w:date="2026-09-24T03:49:43Z">
              <w:rPr>
                <w:rFonts w:ascii="Cambria" w:cs="Cambria" w:eastAsia="Cambria" w:hAnsi="Cambria"/>
              </w:rPr>
            </w:rPrChange>
          </w:rPr>
          <w:delText xml:space="preserve"> for tip</w:delText>
        </w:r>
      </w:del>
    </w:p>
    <w:p w:rsidR="00000000" w:rsidDel="00000000" w:rsidP="00000000" w:rsidRDefault="00000000" w:rsidRPr="00000000" w14:paraId="000005EC">
      <w:pPr>
        <w:numPr>
          <w:ilvl w:val="0"/>
          <w:numId w:val="22"/>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2"/>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/submit-feedback</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del>
    </w:p>
    <w:p w:rsidR="00000000" w:rsidDel="00000000" w:rsidP="00000000" w:rsidRDefault="00000000" w:rsidRPr="00000000" w14:paraId="000005ED">
      <w:pPr>
        <w:numPr>
          <w:ilvl w:val="1"/>
          <w:numId w:val="22"/>
        </w:numPr>
        <w:spacing w:after="0" w:afterAutospacing="0" w:before="0" w:beforeAutospacing="0" w:lineRule="auto"/>
        <w:ind w:left="144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Retrieves plan</w:delText>
        </w:r>
      </w:del>
    </w:p>
    <w:p w:rsidR="00000000" w:rsidDel="00000000" w:rsidP="00000000" w:rsidRDefault="00000000" w:rsidRPr="00000000" w14:paraId="000005EE">
      <w:pPr>
        <w:numPr>
          <w:ilvl w:val="1"/>
          <w:numId w:val="22"/>
        </w:numPr>
        <w:spacing w:after="240" w:before="0" w:beforeAutospacing="0" w:lineRule="auto"/>
        <w:ind w:left="144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1"/>
              <w:numId w:val="22"/>
            </w:numPr>
            <w:spacing w:after="240" w:before="240" w:lineRule="auto"/>
            <w:ind w:left="144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Sends original + feedback to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update_workout_plan()</w:delText>
        </w:r>
      </w:del>
    </w:p>
    <w:p w:rsidR="00000000" w:rsidDel="00000000" w:rsidP="00000000" w:rsidRDefault="00000000" w:rsidRPr="00000000" w14:paraId="000005EF">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All AI-generated responses are returned cleanly and injected into the frontend templates for display.</w:delText>
        </w:r>
        <w:r w:rsidDel="00000000" w:rsidR="00000000" w:rsidRPr="00000000">
          <w:rPr>
            <w:rtl w:val="0"/>
          </w:rPr>
        </w:r>
      </w:del>
    </w:p>
    <w:p w:rsidR="00000000" w:rsidDel="00000000" w:rsidP="00000000" w:rsidRDefault="00000000" w:rsidRPr="00000000" w14:paraId="000005F0">
      <w:pPr>
        <w:spacing w:after="240" w:before="240"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Change w:author="Anonymous" w:id="0" w:date="2026-09-24T05:01:57Z">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Milestone 3. routes.py Development </w:delText>
        </w:r>
      </w:del>
    </w:p>
    <w:p w:rsidR="00000000" w:rsidDel="00000000" w:rsidP="00000000" w:rsidRDefault="00000000" w:rsidRPr="00000000" w14:paraId="000005F1">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Milestone 3 focuses on building the routing logic inside the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routes.py</w:delText>
        </w:r>
        <w:r w:rsidDel="00000000" w:rsidR="00000000" w:rsidRPr="00000000">
          <w:rPr>
            <w:sz w:val="10"/>
            <w:szCs w:val="10"/>
            <w:rtl w:val="0"/>
            <w:rPrChange w:author="PREMA" w:id="59" w:date="2026-09-24T03:49:43Z">
              <w:rPr>
                <w:rFonts w:ascii="Cambria" w:cs="Cambria" w:eastAsia="Cambria" w:hAnsi="Cambria"/>
              </w:rPr>
            </w:rPrChange>
          </w:rPr>
          <w:delTex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delText>
        </w:r>
      </w:del>
    </w:p>
    <w:p w:rsidR="00000000" w:rsidDel="00000000" w:rsidP="00000000" w:rsidRDefault="00000000" w:rsidRPr="00000000" w14:paraId="000005F2">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5F3">
      <w:pPr>
        <w:rPr>
          <w:del w:author="PREMA" w:id="32" w:date="2026-09-24T03:49:43Z"/>
          <w:sz w:val="10"/>
          <w:szCs w:val="10"/>
          <w:rPrChange w:author="PREMA" w:id="59" w:date="2026-09-24T03:49:43Z">
            <w:rPr>
              <w:rFonts w:ascii="Cambria" w:cs="Cambria" w:eastAsia="Cambria" w:hAnsi="Cambria"/>
              <w:b w:val="1"/>
              <w:bCs w:val="1"/>
              <w:color w:val="188038"/>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Activity 3.1: Writing the Main Application Logic in </w:delText>
        </w:r>
        <w:r w:rsidDel="00000000" w:rsidR="00000000" w:rsidRPr="00000000">
          <w:fldChar w:fldCharType="begin"/>
        </w:r>
        <w:r w:rsidDel="00000000" w:rsidR="00000000" w:rsidRPr="00000000">
          <w:delInstrText xml:space="preserve">HYPERLINK "http://routes.py"</w:delInstrText>
        </w:r>
        <w:r w:rsidDel="00000000" w:rsidR="00000000" w:rsidRPr="00000000">
          <w:fldChar w:fldCharType="separate"/>
        </w:r>
        <w:r w:rsidDel="00000000" w:rsidR="00000000" w:rsidRPr="00000000">
          <w:rPr>
            <w:sz w:val="10"/>
            <w:szCs w:val="10"/>
            <w:rtl w:val="0"/>
            <w:rPrChange w:author="PREMA" w:id="59" w:date="2026-09-24T03:49:43Z">
              <w:rPr>
                <w:rFonts w:ascii="Cambria" w:cs="Cambria" w:eastAsia="Cambria" w:hAnsi="Cambria"/>
                <w:b w:val="1"/>
                <w:bCs w:val="1"/>
                <w:color w:val="1155cc"/>
                <w:sz w:val="24"/>
                <w:szCs w:val="24"/>
                <w:u w:val="single"/>
              </w:rPr>
            </w:rPrChange>
          </w:rPr>
          <w:delText xml:space="preserve">routes.py</w:delText>
        </w:r>
        <w:r w:rsidDel="00000000" w:rsidR="00000000" w:rsidRPr="00000000">
          <w:fldChar w:fldCharType="end"/>
        </w:r>
        <w:r w:rsidDel="00000000" w:rsidR="00000000" w:rsidRPr="00000000">
          <w:rPr>
            <w:rtl w:val="0"/>
          </w:rPr>
        </w:r>
      </w:del>
    </w:p>
    <w:p w:rsidR="00000000" w:rsidDel="00000000" w:rsidP="00000000" w:rsidRDefault="00000000" w:rsidRPr="00000000" w14:paraId="000005F4">
      <w:pPr>
        <w:rPr>
          <w:del w:author="PREMA" w:id="32" w:date="2026-09-24T03:49:43Z"/>
          <w:sz w:val="10"/>
          <w:szCs w:val="10"/>
          <w:rPrChange w:author="PREMA" w:id="59" w:date="2026-09-24T03:49:43Z">
            <w:rPr>
              <w:rFonts w:ascii="Cambria" w:cs="Cambria" w:eastAsia="Cambria" w:hAnsi="Cambria"/>
              <w:b w:val="1"/>
              <w:bCs w:val="1"/>
              <w:color w:val="188038"/>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5F5">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Defining Core routes in routes.py: </w:delText>
        </w:r>
      </w:del>
    </w:p>
    <w:p w:rsidR="00000000" w:rsidDel="00000000" w:rsidP="00000000" w:rsidRDefault="00000000" w:rsidRPr="00000000" w14:paraId="000005F6">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Separate routes were implemented to serve each of FitBuddy’s main functionalities:</w:delText>
        </w:r>
      </w:del>
    </w:p>
    <w:p w:rsidR="00000000" w:rsidDel="00000000" w:rsidP="00000000" w:rsidRDefault="00000000" w:rsidRPr="00000000" w14:paraId="000005F7">
      <w:pPr>
        <w:numPr>
          <w:ilvl w:val="0"/>
          <w:numId w:val="9"/>
        </w:numPr>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9"/>
            </w:numPr>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 : Displays the user form via index.html</w:delText>
        </w:r>
      </w:del>
    </w:p>
    <w:p w:rsidR="00000000" w:rsidDel="00000000" w:rsidP="00000000" w:rsidRDefault="00000000" w:rsidRPr="00000000" w14:paraId="000005F8">
      <w:pPr>
        <w:numPr>
          <w:ilvl w:val="0"/>
          <w:numId w:val="9"/>
        </w:numPr>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9"/>
            </w:numPr>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/generate-workout: Processes user input and generates a personalized workout plan</w:delText>
        </w:r>
      </w:del>
    </w:p>
    <w:p w:rsidR="00000000" w:rsidDel="00000000" w:rsidP="00000000" w:rsidRDefault="00000000" w:rsidRPr="00000000" w14:paraId="000005F9">
      <w:pPr>
        <w:numPr>
          <w:ilvl w:val="0"/>
          <w:numId w:val="9"/>
        </w:numPr>
        <w:ind w:left="720" w:hanging="360"/>
        <w:rPr>
          <w:ins w:author="Anonymous" w:id="132" w:date="2026-09-24T05:01:57Z"/>
          <w:del w:author="PREMA" w:id="32" w:date="2026-09-24T03:49:43Z"/>
          <w:rFonts w:ascii="Cambria" w:cs="Cambria" w:eastAsia="Cambria" w:hAnsi="Cambria"/>
          <w:b w:val="1"/>
          <w:bCs w:val="1"/>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/submit-feedback: Updates the workout plan based on user feedback</w:delText>
        </w:r>
      </w:del>
      <w:ins w:author="Anonymous" w:id="132" w:date="2026-09-24T05:01:57Z">
        <w:del w:author="PREMA" w:id="32" w:date="2026-09-24T03:49:43Z">
          <w:r w:rsidDel="00000000" w:rsidR="00000000" w:rsidRPr="00000000">
            <w:rPr>
              <w:rtl w:val="0"/>
            </w:rPr>
          </w:r>
        </w:del>
      </w:ins>
    </w:p>
    <w:p w:rsidR="00000000" w:rsidDel="00000000" w:rsidP="00000000" w:rsidRDefault="00000000" w:rsidRPr="00000000" w14:paraId="000005FA">
      <w:pPr>
        <w:numPr>
          <w:ilvl w:val="0"/>
          <w:numId w:val="9"/>
        </w:numPr>
        <w:ind w:left="720" w:hanging="360"/>
        <w:rPr>
          <w:del w:author="PREMA" w:id="32" w:date="2026-09-24T03:49:43Z"/>
          <w:sz w:val="10"/>
          <w:szCs w:val="10"/>
          <w:u w:val="none"/>
          <w:rPrChange w:author="Anonymous" w:id="131" w:date="2026-09-24T05:01:57Z">
            <w:rPr>
              <w:rFonts w:ascii="Cambria" w:cs="Cambria" w:eastAsia="Cambria" w:hAnsi="Cambria"/>
            </w:rPr>
          </w:rPrChange>
        </w:rPr>
        <w:pPrChange w:author="Anonymous" w:id="0" w:date="2026-09-24T05:01:57Z">
          <w:pPr>
            <w:numPr>
              <w:ilvl w:val="0"/>
              <w:numId w:val="9"/>
            </w:numPr>
            <w:ind w:left="720" w:hanging="360"/>
          </w:pPr>
        </w:pPrChange>
      </w:pPr>
      <w:del w:author="PREMA" w:id="32" w:date="2026-09-24T03:49:43Z">
        <w:r w:rsidDel="00000000" w:rsidR="00000000" w:rsidRPr="00000000">
          <w:rPr>
            <w:rtl w:val="0"/>
          </w:rPr>
        </w:r>
      </w:del>
    </w:p>
    <w:p w:rsidR="00000000" w:rsidDel="00000000" w:rsidP="00000000" w:rsidRDefault="00000000" w:rsidRPr="00000000" w14:paraId="000005FB">
      <w:pPr>
        <w:numPr>
          <w:ilvl w:val="0"/>
          <w:numId w:val="9"/>
        </w:numPr>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9"/>
            </w:numPr>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/view-all-users: Displays an admin dashboard showing all users and their plans</w:delText>
        </w:r>
      </w:del>
    </w:p>
    <w:p w:rsidR="00000000" w:rsidDel="00000000" w:rsidP="00000000" w:rsidRDefault="00000000" w:rsidRPr="00000000" w14:paraId="000005FC">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5FD">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Set up Route Handlers for Each Feature</w:delText>
        </w:r>
      </w:del>
    </w:p>
    <w:p w:rsidR="00000000" w:rsidDel="00000000" w:rsidP="00000000" w:rsidRDefault="00000000" w:rsidRPr="00000000" w14:paraId="000005FE">
      <w:pPr>
        <w:pStyle w:val="Heading4"/>
        <w:keepNext w:val="0"/>
        <w:keepLines w:val="0"/>
        <w:spacing w:after="40" w:before="240" w:lineRule="auto"/>
        <w:rPr>
          <w:del w:author="PREMA" w:id="32" w:date="2026-09-24T03:49:43Z"/>
          <w:sz w:val="10"/>
          <w:szCs w:val="10"/>
          <w:rPrChange w:author="PREMA" w:id="59" w:date="2026-09-24T03:49:43Z">
            <w:rPr>
              <w:rFonts w:ascii="Cambria" w:cs="Cambria" w:eastAsia="Cambria" w:hAnsi="Cambria"/>
              <w:color w:val="000000"/>
              <w:sz w:val="22"/>
              <w:szCs w:val="22"/>
            </w:rPr>
          </w:rPrChange>
        </w:rPr>
      </w:pPr>
      <w:ins w:author="EASWARAN “K”" w:id="133" w:date="2026-09-22T11:39:35Z">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w:delText>
          </w:r>
        </w:del>
      </w:ins>
      <w:del w:author="PREMA" w:id="32" w:date="2026-09-24T03:49:43Z">
        <w:bookmarkStart w:colFirst="0" w:colLast="0" w:name="_xqycga66b580" w:id="20"/>
        <w:bookmarkEnd w:id="20"/>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sz w:val="22"/>
                <w:szCs w:val="22"/>
              </w:rPr>
            </w:rPrChange>
          </w:rPr>
          <w:delText xml:space="preserve">/</w:delText>
        </w:r>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 – Home Route</w:delText>
        </w:r>
      </w:del>
    </w:p>
    <w:p w:rsidR="00000000" w:rsidDel="00000000" w:rsidP="00000000" w:rsidRDefault="00000000" w:rsidRPr="00000000" w14:paraId="000005FF">
      <w:pPr>
        <w:numPr>
          <w:ilvl w:val="0"/>
          <w:numId w:val="17"/>
        </w:numPr>
        <w:spacing w:after="0" w:afterAutospacing="0" w:before="24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17"/>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Returns the homepage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index.html</w:delText>
        </w:r>
        <w:r w:rsidDel="00000000" w:rsidR="00000000" w:rsidRPr="00000000">
          <w:rPr>
            <w:sz w:val="10"/>
            <w:szCs w:val="10"/>
            <w:rtl w:val="0"/>
            <w:rPrChange w:author="PREMA" w:id="59" w:date="2026-09-24T03:49:43Z">
              <w:rPr>
                <w:rFonts w:ascii="Cambria" w:cs="Cambria" w:eastAsia="Cambria" w:hAnsi="Cambria"/>
              </w:rPr>
            </w:rPrChange>
          </w:rPr>
          <w:delText xml:space="preserve">)</w:delText>
        </w:r>
      </w:del>
    </w:p>
    <w:p w:rsidR="00000000" w:rsidDel="00000000" w:rsidP="00000000" w:rsidRDefault="00000000" w:rsidRPr="00000000" w14:paraId="00000600">
      <w:pPr>
        <w:numPr>
          <w:ilvl w:val="0"/>
          <w:numId w:val="17"/>
        </w:numPr>
        <w:spacing w:after="24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17"/>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No form processing logic</w:delText>
        </w:r>
      </w:del>
    </w:p>
    <w:p w:rsidR="00000000" w:rsidDel="00000000" w:rsidP="00000000" w:rsidRDefault="00000000" w:rsidRPr="00000000" w14:paraId="00000601">
      <w:pPr>
        <w:pStyle w:val="Heading4"/>
        <w:keepNext w:val="0"/>
        <w:keepLines w:val="0"/>
        <w:spacing w:after="40" w:before="240" w:lineRule="auto"/>
        <w:rPr>
          <w:del w:author="PREMA" w:id="32" w:date="2026-09-24T03:49:43Z"/>
          <w:sz w:val="10"/>
          <w:szCs w:val="10"/>
          <w:rPrChange w:author="PREMA" w:id="59" w:date="2026-09-24T03:49:43Z">
            <w:rPr>
              <w:rFonts w:ascii="Cambria" w:cs="Cambria" w:eastAsia="Cambria" w:hAnsi="Cambria"/>
              <w:color w:val="000000"/>
              <w:sz w:val="22"/>
              <w:szCs w:val="22"/>
            </w:rPr>
          </w:rPrChange>
        </w:rPr>
      </w:pPr>
      <w:del w:author="PREMA" w:id="32" w:date="2026-09-24T03:49:43Z">
        <w:bookmarkStart w:colFirst="0" w:colLast="0" w:name="_agelcd4xre5k" w:id="21"/>
        <w:bookmarkEnd w:id="21"/>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sz w:val="22"/>
                <w:szCs w:val="22"/>
              </w:rPr>
            </w:rPrChange>
          </w:rPr>
          <w:delText xml:space="preserve">/generate-workout</w:delText>
        </w:r>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 – Plan Generator</w:delText>
        </w:r>
      </w:del>
    </w:p>
    <w:p w:rsidR="00000000" w:rsidDel="00000000" w:rsidP="00000000" w:rsidRDefault="00000000" w:rsidRPr="00000000" w14:paraId="00000602">
      <w:pPr>
        <w:numPr>
          <w:ilvl w:val="0"/>
          <w:numId w:val="28"/>
        </w:numPr>
        <w:spacing w:after="0" w:afterAutospacing="0" w:before="24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Receives user input using FastAPI’s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Form(...)</w:delText>
        </w:r>
      </w:del>
    </w:p>
    <w:p w:rsidR="00000000" w:rsidDel="00000000" w:rsidP="00000000" w:rsidRDefault="00000000" w:rsidRPr="00000000" w14:paraId="00000603">
      <w:pPr>
        <w:numPr>
          <w:ilvl w:val="0"/>
          <w:numId w:val="28"/>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Constructs a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UserInput</w:delText>
        </w:r>
        <w:r w:rsidDel="00000000" w:rsidR="00000000" w:rsidRPr="00000000">
          <w:rPr>
            <w:sz w:val="10"/>
            <w:szCs w:val="10"/>
            <w:rtl w:val="0"/>
            <w:rPrChange w:author="PREMA" w:id="59" w:date="2026-09-24T03:49:43Z">
              <w:rPr>
                <w:rFonts w:ascii="Cambria" w:cs="Cambria" w:eastAsia="Cambria" w:hAnsi="Cambria"/>
              </w:rPr>
            </w:rPrChange>
          </w:rPr>
          <w:delText xml:space="preserve"> Pydantic model</w:delText>
        </w:r>
      </w:del>
    </w:p>
    <w:p w:rsidR="00000000" w:rsidDel="00000000" w:rsidP="00000000" w:rsidRDefault="00000000" w:rsidRPr="00000000" w14:paraId="00000604">
      <w:pPr>
        <w:numPr>
          <w:ilvl w:val="0"/>
          <w:numId w:val="28"/>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Calls:</w:delText>
        </w:r>
      </w:del>
    </w:p>
    <w:p w:rsidR="00000000" w:rsidDel="00000000" w:rsidP="00000000" w:rsidRDefault="00000000" w:rsidRPr="00000000" w14:paraId="00000605">
      <w:pPr>
        <w:numPr>
          <w:ilvl w:val="1"/>
          <w:numId w:val="28"/>
        </w:numPr>
        <w:spacing w:after="0" w:afterAutospacing="0" w:before="0" w:beforeAutospacing="0" w:lineRule="auto"/>
        <w:ind w:left="144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1"/>
              <w:numId w:val="28"/>
            </w:numPr>
            <w:spacing w:after="240" w:before="240" w:lineRule="auto"/>
            <w:ind w:left="144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generate_workout_gemini(...)</w:delText>
        </w:r>
        <w:r w:rsidDel="00000000" w:rsidR="00000000" w:rsidRPr="00000000">
          <w:rPr>
            <w:sz w:val="10"/>
            <w:szCs w:val="10"/>
            <w:rtl w:val="0"/>
            <w:rPrChange w:author="PREMA" w:id="59" w:date="2026-09-24T03:49:43Z">
              <w:rPr>
                <w:rFonts w:ascii="Cambria" w:cs="Cambria" w:eastAsia="Cambria" w:hAnsi="Cambria"/>
              </w:rPr>
            </w:rPrChange>
          </w:rPr>
          <w:delText xml:space="preserve"> → Generates workout plan via Gemini 1.5 Pro</w:delText>
        </w:r>
      </w:del>
    </w:p>
    <w:p w:rsidR="00000000" w:rsidDel="00000000" w:rsidP="00000000" w:rsidRDefault="00000000" w:rsidRPr="00000000" w14:paraId="00000606">
      <w:pPr>
        <w:numPr>
          <w:ilvl w:val="1"/>
          <w:numId w:val="28"/>
        </w:numPr>
        <w:spacing w:after="0" w:afterAutospacing="0" w:before="0" w:beforeAutospacing="0" w:lineRule="auto"/>
        <w:ind w:left="1440" w:hanging="360"/>
        <w:rPr>
          <w:ins w:author="Abinaya Abinaya" w:id="134" w:date="2026-09-22T15:20:59Z"/>
          <w:del w:author="PREMA" w:id="32" w:date="2026-09-24T03:49:43Z"/>
          <w:rFonts w:ascii="Cambria" w:cs="Cambria" w:eastAsia="Cambria" w:hAnsi="Cambria"/>
          <w:b w:val="1"/>
          <w:bCs w:val="1"/>
        </w:rPr>
      </w:pPr>
      <w:ins w:author="Abinaya Abinaya" w:id="134" w:date="2026-09-22T15:20:59Z">
        <w:del w:author="PREMA" w:id="32" w:date="2026-09-24T03:49:43Z">
          <w:r w:rsidDel="00000000" w:rsidR="00000000" w:rsidRPr="00000000">
            <w:rPr>
              <w:rtl w:val="0"/>
            </w:rPr>
          </w:r>
        </w:del>
      </w:ins>
    </w:p>
    <w:p w:rsidR="00000000" w:rsidDel="00000000" w:rsidP="00000000" w:rsidRDefault="00000000" w:rsidRPr="00000000" w14:paraId="00000607">
      <w:pPr>
        <w:numPr>
          <w:ilvl w:val="1"/>
          <w:numId w:val="28"/>
        </w:numPr>
        <w:spacing w:after="0" w:afterAutospacing="0" w:before="0" w:beforeAutospacing="0" w:lineRule="auto"/>
        <w:ind w:left="1440" w:hanging="360"/>
        <w:rPr>
          <w:ins w:author="Abinaya Abinaya" w:id="134" w:date="2026-09-22T15:20:59Z"/>
          <w:del w:author="PREMA" w:id="32" w:date="2026-09-24T03:49:43Z"/>
          <w:rFonts w:ascii="Cambria" w:cs="Cambria" w:eastAsia="Cambria" w:hAnsi="Cambria"/>
          <w:b w:val="1"/>
          <w:bCs w:val="1"/>
          <w:color w:val="188038"/>
        </w:rPr>
      </w:pPr>
      <w:ins w:author="Abinaya Abinaya" w:id="134" w:date="2026-09-22T15:20:59Z">
        <w:del w:author="PREMA" w:id="32" w:date="2026-09-24T03:49:43Z">
          <w:r w:rsidDel="00000000" w:rsidR="00000000" w:rsidRPr="00000000">
            <w:rPr>
              <w:rtl w:val="0"/>
            </w:rPr>
          </w:r>
        </w:del>
      </w:ins>
    </w:p>
    <w:p w:rsidR="00000000" w:rsidDel="00000000" w:rsidP="00000000" w:rsidRDefault="00000000" w:rsidRPr="00000000" w14:paraId="00000608">
      <w:pPr>
        <w:numPr>
          <w:ilvl w:val="1"/>
          <w:numId w:val="28"/>
        </w:numPr>
        <w:spacing w:after="0" w:afterAutospacing="0" w:before="0" w:beforeAutospacing="0" w:lineRule="auto"/>
        <w:ind w:left="1440" w:hanging="360"/>
        <w:rPr>
          <w:ins w:author="Abinaya Abinaya" w:id="134" w:date="2026-09-22T15:20:59Z"/>
          <w:del w:author="PREMA" w:id="32" w:date="2026-09-24T03:49:43Z"/>
          <w:rFonts w:ascii="Cambria" w:cs="Cambria" w:eastAsia="Cambria" w:hAnsi="Cambria"/>
          <w:b w:val="1"/>
          <w:bCs w:val="1"/>
          <w:color w:val="188038"/>
        </w:rPr>
      </w:pPr>
      <w:ins w:author="Abinaya Abinaya" w:id="134" w:date="2026-09-22T15:20:59Z">
        <w:del w:author="PREMA" w:id="32" w:date="2026-09-24T03:49:43Z">
          <w:r w:rsidDel="00000000" w:rsidR="00000000" w:rsidRPr="00000000">
            <w:rPr>
              <w:rtl w:val="0"/>
            </w:rPr>
          </w:r>
        </w:del>
      </w:ins>
    </w:p>
    <w:p w:rsidR="00000000" w:rsidDel="00000000" w:rsidP="00000000" w:rsidRDefault="00000000" w:rsidRPr="00000000" w14:paraId="00000609">
      <w:pPr>
        <w:numPr>
          <w:ilvl w:val="1"/>
          <w:numId w:val="28"/>
        </w:numPr>
        <w:spacing w:after="0" w:afterAutospacing="0" w:before="0" w:beforeAutospacing="0" w:lineRule="auto"/>
        <w:ind w:left="1440" w:hanging="360"/>
        <w:rPr>
          <w:ins w:author="Abinaya Abinaya" w:id="134" w:date="2026-09-22T15:20:59Z"/>
          <w:del w:author="PREMA" w:id="32" w:date="2026-09-24T03:49:43Z"/>
          <w:rFonts w:ascii="Cambria" w:cs="Cambria" w:eastAsia="Cambria" w:hAnsi="Cambria"/>
          <w:b w:val="1"/>
          <w:bCs w:val="1"/>
          <w:color w:val="188038"/>
        </w:rPr>
      </w:pPr>
      <w:ins w:author="Abinaya Abinaya" w:id="134" w:date="2026-09-22T15:20:59Z">
        <w:del w:author="PREMA" w:id="32" w:date="2026-09-24T03:49:43Z">
          <w:r w:rsidDel="00000000" w:rsidR="00000000" w:rsidRPr="00000000">
            <w:rPr>
              <w:rtl w:val="0"/>
            </w:rPr>
          </w:r>
        </w:del>
      </w:ins>
    </w:p>
    <w:p w:rsidR="00000000" w:rsidDel="00000000" w:rsidP="00000000" w:rsidRDefault="00000000" w:rsidRPr="00000000" w14:paraId="0000060A">
      <w:pPr>
        <w:numPr>
          <w:ilvl w:val="1"/>
          <w:numId w:val="28"/>
        </w:numPr>
        <w:spacing w:after="0" w:afterAutospacing="0" w:before="0" w:beforeAutospacing="0" w:lineRule="auto"/>
        <w:ind w:left="1440" w:hanging="360"/>
        <w:rPr>
          <w:ins w:author="Abinaya Abinaya" w:id="134" w:date="2026-09-22T15:20:59Z"/>
          <w:del w:author="PREMA" w:id="32" w:date="2026-09-24T03:49:43Z"/>
          <w:rFonts w:ascii="Cambria" w:cs="Cambria" w:eastAsia="Cambria" w:hAnsi="Cambria"/>
          <w:b w:val="1"/>
          <w:bCs w:val="1"/>
          <w:color w:val="188038"/>
        </w:rPr>
      </w:pPr>
      <w:ins w:author="Abinaya Abinaya" w:id="134" w:date="2026-09-22T15:20:59Z">
        <w:del w:author="PREMA" w:id="32" w:date="2026-09-24T03:49:43Z">
          <w:r w:rsidDel="00000000" w:rsidR="00000000" w:rsidRPr="00000000">
            <w:rPr>
              <w:rtl w:val="0"/>
            </w:rPr>
          </w:r>
        </w:del>
      </w:ins>
    </w:p>
    <w:p w:rsidR="00000000" w:rsidDel="00000000" w:rsidP="00000000" w:rsidRDefault="00000000" w:rsidRPr="00000000" w14:paraId="0000060B">
      <w:pPr>
        <w:numPr>
          <w:ilvl w:val="1"/>
          <w:numId w:val="28"/>
        </w:numPr>
        <w:spacing w:after="0" w:afterAutospacing="0" w:before="0" w:beforeAutospacing="0" w:lineRule="auto"/>
        <w:ind w:left="1440" w:hanging="360"/>
        <w:rPr>
          <w:ins w:author="Abinaya Abinaya" w:id="134" w:date="2026-09-22T15:20:59Z"/>
          <w:del w:author="PREMA" w:id="32" w:date="2026-09-24T03:49:43Z"/>
          <w:rFonts w:ascii="Cambria" w:cs="Cambria" w:eastAsia="Cambria" w:hAnsi="Cambria"/>
          <w:b w:val="1"/>
          <w:bCs w:val="1"/>
          <w:color w:val="188038"/>
        </w:rPr>
      </w:pPr>
      <w:ins w:author="Abinaya Abinaya" w:id="134" w:date="2026-09-22T15:20:59Z">
        <w:del w:author="PREMA" w:id="32" w:date="2026-09-24T03:49:43Z">
          <w:r w:rsidDel="00000000" w:rsidR="00000000" w:rsidRPr="00000000">
            <w:rPr>
              <w:rtl w:val="0"/>
            </w:rPr>
          </w:r>
        </w:del>
      </w:ins>
    </w:p>
    <w:p w:rsidR="00000000" w:rsidDel="00000000" w:rsidP="00000000" w:rsidRDefault="00000000" w:rsidRPr="00000000" w14:paraId="0000060C">
      <w:pPr>
        <w:numPr>
          <w:ilvl w:val="1"/>
          <w:numId w:val="28"/>
        </w:numPr>
        <w:spacing w:after="0" w:afterAutospacing="0" w:before="0" w:beforeAutospacing="0" w:lineRule="auto"/>
        <w:ind w:left="1440" w:hanging="360"/>
        <w:rPr>
          <w:del w:author="PREMA" w:id="32" w:date="2026-09-24T03:49:43Z"/>
          <w:rFonts w:ascii="Cambria" w:cs="Cambria" w:eastAsia="Cambria" w:hAnsi="Cambria"/>
          <w:b w:val="1"/>
          <w:bCs w:val="1"/>
          <w:color w:val="188038"/>
          <w:u w:val="none"/>
          <w:rPrChange w:author="Abinaya Abinaya" w:id="135" w:date="2026-09-22T15:20:59Z">
            <w:rPr>
              <w:rFonts w:ascii="Cambria" w:cs="Cambria" w:eastAsia="Cambria" w:hAnsi="Cambria"/>
            </w:rPr>
          </w:rPrChange>
        </w:rPr>
        <w:pPrChange w:author="Abinaya Abinaya" w:id="0" w:date="2026-09-22T15:20:59Z">
          <w:pPr>
            <w:numPr>
              <w:ilvl w:val="1"/>
              <w:numId w:val="28"/>
            </w:numPr>
            <w:spacing w:after="240" w:before="240" w:lineRule="auto"/>
            <w:ind w:left="144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generate_nutrition_tip_with_flash(...)</w:delText>
        </w:r>
        <w:r w:rsidDel="00000000" w:rsidR="00000000" w:rsidRPr="00000000">
          <w:rPr>
            <w:sz w:val="10"/>
            <w:szCs w:val="10"/>
            <w:rtl w:val="0"/>
            <w:rPrChange w:author="PREMA" w:id="59" w:date="2026-09-24T03:49:43Z">
              <w:rPr>
                <w:rFonts w:ascii="Cambria" w:cs="Cambria" w:eastAsia="Cambria" w:hAnsi="Cambria"/>
              </w:rPr>
            </w:rPrChange>
          </w:rPr>
          <w:delText xml:space="preserve"> → Gets nutrition tip via Gemini Flash</w:delText>
        </w:r>
        <w:r w:rsidDel="00000000" w:rsidR="00000000" w:rsidRPr="00000000">
          <w:rPr>
            <w:rtl w:val="0"/>
          </w:rPr>
        </w:r>
      </w:del>
    </w:p>
    <w:p w:rsidR="00000000" w:rsidDel="00000000" w:rsidP="00000000" w:rsidRDefault="00000000" w:rsidRPr="00000000" w14:paraId="0000060D">
      <w:pPr>
        <w:numPr>
          <w:ilvl w:val="0"/>
          <w:numId w:val="28"/>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Stores:</w:delText>
        </w:r>
      </w:del>
    </w:p>
    <w:p w:rsidR="00000000" w:rsidDel="00000000" w:rsidP="00000000" w:rsidRDefault="00000000" w:rsidRPr="00000000" w14:paraId="0000060E">
      <w:pPr>
        <w:numPr>
          <w:ilvl w:val="1"/>
          <w:numId w:val="28"/>
        </w:numPr>
        <w:spacing w:after="0" w:afterAutospacing="0" w:before="0" w:beforeAutospacing="0" w:lineRule="auto"/>
        <w:ind w:left="144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1"/>
              <w:numId w:val="28"/>
            </w:numPr>
            <w:spacing w:after="240" w:before="240" w:lineRule="auto"/>
            <w:ind w:left="144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User details with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save_user(...)</w:delText>
        </w:r>
      </w:del>
    </w:p>
    <w:p w:rsidR="00000000" w:rsidDel="00000000" w:rsidP="00000000" w:rsidRDefault="00000000" w:rsidRPr="00000000" w14:paraId="0000060F">
      <w:pPr>
        <w:numPr>
          <w:ilvl w:val="1"/>
          <w:numId w:val="28"/>
        </w:numPr>
        <w:spacing w:after="0" w:afterAutospacing="0" w:before="0" w:beforeAutospacing="0" w:lineRule="auto"/>
        <w:ind w:left="144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1"/>
              <w:numId w:val="28"/>
            </w:numPr>
            <w:spacing w:after="240" w:before="240" w:lineRule="auto"/>
            <w:ind w:left="144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Plan with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save_plan(...)</w:delText>
        </w:r>
      </w:del>
    </w:p>
    <w:p w:rsidR="00000000" w:rsidDel="00000000" w:rsidP="00000000" w:rsidRDefault="00000000" w:rsidRPr="00000000" w14:paraId="00000610">
      <w:pPr>
        <w:numPr>
          <w:ilvl w:val="0"/>
          <w:numId w:val="28"/>
        </w:numPr>
        <w:spacing w:after="24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8"/>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Returns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59" w:date="2026-09-24T03:49:43Z">
              <w:rPr>
                <w:rFonts w:ascii="Cambria" w:cs="Cambria" w:eastAsia="Cambria" w:hAnsi="Cambria"/>
              </w:rPr>
            </w:rPrChange>
          </w:rPr>
          <w:delText xml:space="preserve"> with dynamic data</w:delText>
        </w:r>
        <w:r w:rsidDel="00000000" w:rsidR="00000000" w:rsidRPr="00000000">
          <w:rPr>
            <w:rtl w:val="0"/>
          </w:rPr>
        </w:r>
      </w:del>
    </w:p>
    <w:p w:rsidR="00000000" w:rsidDel="00000000" w:rsidP="00000000" w:rsidRDefault="00000000" w:rsidRPr="00000000" w14:paraId="00000611">
      <w:pPr>
        <w:pStyle w:val="Heading4"/>
        <w:keepNext w:val="0"/>
        <w:keepLines w:val="0"/>
        <w:spacing w:after="40" w:before="240" w:lineRule="auto"/>
        <w:rPr>
          <w:del w:author="PREMA" w:id="32" w:date="2026-09-24T03:49:43Z"/>
          <w:sz w:val="10"/>
          <w:szCs w:val="10"/>
          <w:rPrChange w:author="PREMA" w:id="59" w:date="2026-09-24T03:49:43Z">
            <w:rPr>
              <w:rFonts w:ascii="Cambria" w:cs="Cambria" w:eastAsia="Cambria" w:hAnsi="Cambria"/>
              <w:color w:val="000000"/>
              <w:sz w:val="22"/>
              <w:szCs w:val="22"/>
            </w:rPr>
          </w:rPrChange>
        </w:rPr>
      </w:pPr>
      <w:del w:author="PREMA" w:id="32" w:date="2026-09-24T03:49:43Z">
        <w:bookmarkStart w:colFirst="0" w:colLast="0" w:name="_5srsfmsngaz8" w:id="22"/>
        <w:bookmarkEnd w:id="22"/>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sz w:val="22"/>
                <w:szCs w:val="22"/>
              </w:rPr>
            </w:rPrChange>
          </w:rPr>
          <w:delText xml:space="preserve">/submit-feedback</w:delText>
        </w:r>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 – Update Plan with Feedback</w:delText>
        </w:r>
      </w:del>
    </w:p>
    <w:p w:rsidR="00000000" w:rsidDel="00000000" w:rsidP="00000000" w:rsidRDefault="00000000" w:rsidRPr="00000000" w14:paraId="00000612">
      <w:pPr>
        <w:numPr>
          <w:ilvl w:val="0"/>
          <w:numId w:val="11"/>
        </w:numPr>
        <w:spacing w:after="0" w:afterAutospacing="0" w:before="24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Captures feedback and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user_id</w:delText>
        </w:r>
      </w:del>
    </w:p>
    <w:p w:rsidR="00000000" w:rsidDel="00000000" w:rsidP="00000000" w:rsidRDefault="00000000" w:rsidRPr="00000000" w14:paraId="00000613">
      <w:pPr>
        <w:numPr>
          <w:ilvl w:val="0"/>
          <w:numId w:val="11"/>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Retrieves original plan from DB</w:delText>
        </w:r>
      </w:del>
    </w:p>
    <w:p w:rsidR="00000000" w:rsidDel="00000000" w:rsidP="00000000" w:rsidRDefault="00000000" w:rsidRPr="00000000" w14:paraId="00000614">
      <w:pPr>
        <w:numPr>
          <w:ilvl w:val="0"/>
          <w:numId w:val="11"/>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Uses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update_workout_plan(...)</w:delText>
        </w:r>
        <w:r w:rsidDel="00000000" w:rsidR="00000000" w:rsidRPr="00000000">
          <w:rPr>
            <w:sz w:val="10"/>
            <w:szCs w:val="10"/>
            <w:rtl w:val="0"/>
            <w:rPrChange w:author="PREMA" w:id="59" w:date="2026-09-24T03:49:43Z">
              <w:rPr>
                <w:rFonts w:ascii="Cambria" w:cs="Cambria" w:eastAsia="Cambria" w:hAnsi="Cambria"/>
              </w:rPr>
            </w:rPrChange>
          </w:rPr>
          <w:delText xml:space="preserve"> to revise the plan via Gemini 1.5 Pro</w:delText>
        </w:r>
      </w:del>
    </w:p>
    <w:p w:rsidR="00000000" w:rsidDel="00000000" w:rsidP="00000000" w:rsidRDefault="00000000" w:rsidRPr="00000000" w14:paraId="00000615">
      <w:pPr>
        <w:numPr>
          <w:ilvl w:val="0"/>
          <w:numId w:val="11"/>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Updates the revised plan in the DB using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update_plan(...)</w:delText>
        </w:r>
      </w:del>
    </w:p>
    <w:p w:rsidR="00000000" w:rsidDel="00000000" w:rsidP="00000000" w:rsidRDefault="00000000" w:rsidRPr="00000000" w14:paraId="00000616">
      <w:pPr>
        <w:numPr>
          <w:ilvl w:val="0"/>
          <w:numId w:val="11"/>
        </w:numPr>
        <w:spacing w:after="24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11"/>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Renders updated result on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result.html</w:delText>
        </w:r>
      </w:del>
    </w:p>
    <w:p w:rsidR="00000000" w:rsidDel="00000000" w:rsidP="00000000" w:rsidRDefault="00000000" w:rsidRPr="00000000" w14:paraId="00000617">
      <w:pPr>
        <w:pStyle w:val="Heading4"/>
        <w:keepNext w:val="0"/>
        <w:keepLines w:val="0"/>
        <w:spacing w:after="40" w:before="240" w:lineRule="auto"/>
        <w:rPr>
          <w:del w:author="PREMA" w:id="32" w:date="2026-09-24T03:49:43Z"/>
          <w:sz w:val="10"/>
          <w:szCs w:val="10"/>
          <w:rPrChange w:author="PREMA" w:id="59" w:date="2026-09-24T03:49:43Z">
            <w:rPr>
              <w:rFonts w:ascii="Cambria" w:cs="Cambria" w:eastAsia="Cambria" w:hAnsi="Cambria"/>
              <w:color w:val="000000"/>
              <w:sz w:val="22"/>
              <w:szCs w:val="22"/>
            </w:rPr>
          </w:rPrChange>
        </w:rPr>
      </w:pPr>
      <w:del w:author="PREMA" w:id="32" w:date="2026-09-24T03:49:43Z">
        <w:bookmarkStart w:colFirst="0" w:colLast="0" w:name="_eva2j9hc1bjq" w:id="23"/>
        <w:bookmarkEnd w:id="23"/>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sz w:val="22"/>
                <w:szCs w:val="22"/>
              </w:rPr>
            </w:rPrChange>
          </w:rPr>
          <w:delText xml:space="preserve">/view-all-users</w:delText>
        </w:r>
        <w:r w:rsidDel="00000000" w:rsidR="00000000" w:rsidRPr="00000000">
          <w:rPr>
            <w:sz w:val="10"/>
            <w:szCs w:val="10"/>
            <w:rtl w:val="0"/>
            <w:rPrChange w:author="PREMA" w:id="59" w:date="2026-09-24T03:49:43Z">
              <w:rPr>
                <w:rFonts w:ascii="Cambria" w:cs="Cambria" w:eastAsia="Cambria" w:hAnsi="Cambria"/>
                <w:color w:val="000000"/>
                <w:sz w:val="22"/>
                <w:szCs w:val="22"/>
              </w:rPr>
            </w:rPrChange>
          </w:rPr>
          <w:delText xml:space="preserve"> – Admin View</w:delText>
        </w:r>
      </w:del>
    </w:p>
    <w:p w:rsidR="00000000" w:rsidDel="00000000" w:rsidP="00000000" w:rsidRDefault="00000000" w:rsidRPr="00000000" w14:paraId="00000618">
      <w:pPr>
        <w:numPr>
          <w:ilvl w:val="0"/>
          <w:numId w:val="27"/>
        </w:numPr>
        <w:spacing w:after="0" w:afterAutospacing="0" w:before="24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7"/>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Calls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get_all_users()</w:delText>
        </w:r>
        <w:r w:rsidDel="00000000" w:rsidR="00000000" w:rsidRPr="00000000">
          <w:rPr>
            <w:sz w:val="10"/>
            <w:szCs w:val="10"/>
            <w:rtl w:val="0"/>
            <w:rPrChange w:author="PREMA" w:id="59" w:date="2026-09-24T03:49:43Z">
              <w:rPr>
                <w:rFonts w:ascii="Cambria" w:cs="Cambria" w:eastAsia="Cambria" w:hAnsi="Cambria"/>
              </w:rPr>
            </w:rPrChange>
          </w:rPr>
          <w:delText xml:space="preserve"> and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get_all_plans()</w:delText>
        </w:r>
        <w:r w:rsidDel="00000000" w:rsidR="00000000" w:rsidRPr="00000000">
          <w:rPr>
            <w:sz w:val="10"/>
            <w:szCs w:val="10"/>
            <w:rtl w:val="0"/>
            <w:rPrChange w:author="PREMA" w:id="59" w:date="2026-09-24T03:49:43Z">
              <w:rPr>
                <w:rFonts w:ascii="Cambria" w:cs="Cambria" w:eastAsia="Cambria" w:hAnsi="Cambria"/>
              </w:rPr>
            </w:rPrChange>
          </w:rPr>
          <w:delText xml:space="preserve"> to fetch DB records</w:delText>
        </w:r>
      </w:del>
    </w:p>
    <w:p w:rsidR="00000000" w:rsidDel="00000000" w:rsidP="00000000" w:rsidRDefault="00000000" w:rsidRPr="00000000" w14:paraId="00000619">
      <w:pPr>
        <w:numPr>
          <w:ilvl w:val="0"/>
          <w:numId w:val="27"/>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7"/>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Passes them to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all_users.html</w:delText>
        </w:r>
      </w:del>
    </w:p>
    <w:p w:rsidR="00000000" w:rsidDel="00000000" w:rsidP="00000000" w:rsidRDefault="00000000" w:rsidRPr="00000000" w14:paraId="0000061A">
      <w:pPr>
        <w:numPr>
          <w:ilvl w:val="0"/>
          <w:numId w:val="27"/>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7"/>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Admin can view:</w:delText>
        </w:r>
      </w:del>
    </w:p>
    <w:p w:rsidR="00000000" w:rsidDel="00000000" w:rsidP="00000000" w:rsidRDefault="00000000" w:rsidRPr="00000000" w14:paraId="0000061B">
      <w:pPr>
        <w:numPr>
          <w:ilvl w:val="1"/>
          <w:numId w:val="27"/>
        </w:numPr>
        <w:spacing w:after="0" w:afterAutospacing="0" w:before="0" w:beforeAutospacing="0" w:lineRule="auto"/>
        <w:ind w:left="144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1"/>
              <w:numId w:val="27"/>
            </w:numPr>
            <w:spacing w:after="240" w:before="240" w:lineRule="auto"/>
            <w:ind w:left="144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Username, Age, Weight, Goal, Intensity</w:delText>
        </w:r>
      </w:del>
    </w:p>
    <w:p w:rsidR="00000000" w:rsidDel="00000000" w:rsidP="00000000" w:rsidRDefault="00000000" w:rsidRPr="00000000" w14:paraId="0000061C">
      <w:pPr>
        <w:numPr>
          <w:ilvl w:val="1"/>
          <w:numId w:val="27"/>
        </w:numPr>
        <w:spacing w:after="240" w:before="0" w:beforeAutospacing="0" w:lineRule="auto"/>
        <w:ind w:left="144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1"/>
              <w:numId w:val="27"/>
            </w:numPr>
            <w:spacing w:after="240" w:before="240" w:lineRule="auto"/>
            <w:ind w:left="144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Original and updated workout plans</w:delText>
        </w:r>
      </w:del>
    </w:p>
    <w:p w:rsidR="00000000" w:rsidDel="00000000" w:rsidP="00000000" w:rsidRDefault="00000000" w:rsidRPr="00000000" w14:paraId="0000061D">
      <w:pPr>
        <w:spacing w:after="240" w:before="240" w:lineRule="auto"/>
        <w:ind w:left="0" w:firstLine="0"/>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Integrate Gemini AI Responses in Each Function</w:delText>
        </w:r>
      </w:del>
    </w:p>
    <w:p w:rsidR="00000000" w:rsidDel="00000000" w:rsidP="00000000" w:rsidRDefault="00000000" w:rsidRPr="00000000" w14:paraId="0000061E">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Each AI-related route calls Google’s Gemini models with specific prompts:</w:delText>
        </w:r>
      </w:del>
    </w:p>
    <w:p w:rsidR="00000000" w:rsidDel="00000000" w:rsidP="00000000" w:rsidRDefault="00000000" w:rsidRPr="00000000" w14:paraId="0000061F">
      <w:pPr>
        <w:numPr>
          <w:ilvl w:val="0"/>
          <w:numId w:val="26"/>
        </w:numPr>
        <w:spacing w:after="0" w:afterAutospacing="0" w:before="24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Workout Plan Generation:</w:delText>
          <w:br w:type="textWrapping"/>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generate_workout_gemini()</w:delText>
        </w:r>
        <w:r w:rsidDel="00000000" w:rsidR="00000000" w:rsidRPr="00000000">
          <w:rPr>
            <w:sz w:val="10"/>
            <w:szCs w:val="10"/>
            <w:rtl w:val="0"/>
            <w:rPrChange w:author="PREMA" w:id="59" w:date="2026-09-24T03:49:43Z">
              <w:rPr>
                <w:rFonts w:ascii="Cambria" w:cs="Cambria" w:eastAsia="Cambria" w:hAnsi="Cambria"/>
              </w:rPr>
            </w:rPrChange>
          </w:rPr>
          <w:delText xml:space="preserve"> sends fitness goal and intensity to Gemini Pro to return a structured 7-day workout plan.</w:delText>
        </w:r>
      </w:del>
    </w:p>
    <w:p w:rsidR="00000000" w:rsidDel="00000000" w:rsidP="00000000" w:rsidRDefault="00000000" w:rsidRPr="00000000" w14:paraId="00000620">
      <w:pPr>
        <w:numPr>
          <w:ilvl w:val="0"/>
          <w:numId w:val="26"/>
        </w:numPr>
        <w:spacing w:after="0" w:afterAutospacing="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Nutrition Tip Generation:</w:delText>
          <w:br w:type="textWrapping"/>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generate_nutrition_tip_with_flash()</w:delText>
        </w:r>
        <w:r w:rsidDel="00000000" w:rsidR="00000000" w:rsidRPr="00000000">
          <w:rPr>
            <w:sz w:val="10"/>
            <w:szCs w:val="10"/>
            <w:rtl w:val="0"/>
            <w:rPrChange w:author="PREMA" w:id="59" w:date="2026-09-24T03:49:43Z">
              <w:rPr>
                <w:rFonts w:ascii="Cambria" w:cs="Cambria" w:eastAsia="Cambria" w:hAnsi="Cambria"/>
              </w:rPr>
            </w:rPrChange>
          </w:rPr>
          <w:delText xml:space="preserve"> uses Gemini Flash to generate a practical tip related to the user’s fitness goal.</w:delText>
        </w:r>
      </w:del>
    </w:p>
    <w:p w:rsidR="00000000" w:rsidDel="00000000" w:rsidP="00000000" w:rsidRDefault="00000000" w:rsidRPr="00000000" w14:paraId="00000621">
      <w:pPr>
        <w:numPr>
          <w:ilvl w:val="0"/>
          <w:numId w:val="26"/>
        </w:numPr>
        <w:spacing w:after="240" w:before="0" w:beforeAutospacing="0" w:lineRule="auto"/>
        <w:ind w:left="720" w:hanging="360"/>
        <w:rPr>
          <w:del w:author="PREMA" w:id="32" w:date="2026-09-24T03:49:43Z"/>
          <w:rFonts w:ascii="Cambria" w:cs="Cambria" w:eastAsia="Cambria" w:hAnsi="Cambria"/>
          <w:b w:val="1"/>
          <w:bCs w:val="1"/>
          <w:rPrChange w:author="DHARSHAN M" w:id="126" w:date="2026-09-22T15:06:04Z">
            <w:rPr>
              <w:rFonts w:ascii="Cambria" w:cs="Cambria" w:eastAsia="Cambria" w:hAnsi="Cambria"/>
            </w:rPr>
          </w:rPrChange>
        </w:rPr>
        <w:pPrChange w:author="DHARSHAN M" w:id="0" w:date="2026-09-22T15:06:04Z">
          <w:pPr>
            <w:numPr>
              <w:ilvl w:val="0"/>
              <w:numId w:val="26"/>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Workout Plan Update via Feedback:</w:delText>
          <w:br w:type="textWrapping"/>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update_workout_plan()</w:delText>
        </w:r>
        <w:r w:rsidDel="00000000" w:rsidR="00000000" w:rsidRPr="00000000">
          <w:rPr>
            <w:sz w:val="10"/>
            <w:szCs w:val="10"/>
            <w:rtl w:val="0"/>
            <w:rPrChange w:author="PREMA" w:id="59" w:date="2026-09-24T03:49:43Z">
              <w:rPr>
                <w:rFonts w:ascii="Cambria" w:cs="Cambria" w:eastAsia="Cambria" w:hAnsi="Cambria"/>
              </w:rPr>
            </w:rPrChange>
          </w:rPr>
          <w:delText xml:space="preserve"> passes original plan + user feedback to Gemini Pro and returns a revised plan.</w:delText>
        </w:r>
      </w:del>
    </w:p>
    <w:p w:rsidR="00000000" w:rsidDel="00000000" w:rsidP="00000000" w:rsidRDefault="00000000" w:rsidRPr="00000000" w14:paraId="00000622">
      <w:pPr>
        <w:spacing w:after="240" w:befor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All responses are returned to the user through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result.html</w:delText>
        </w:r>
        <w:r w:rsidDel="00000000" w:rsidR="00000000" w:rsidRPr="00000000">
          <w:rPr>
            <w:sz w:val="10"/>
            <w:szCs w:val="10"/>
            <w:rtl w:val="0"/>
            <w:rPrChange w:author="PREMA" w:id="59" w:date="2026-09-24T03:49:43Z">
              <w:rPr>
                <w:rFonts w:ascii="Cambria" w:cs="Cambria" w:eastAsia="Cambria" w:hAnsi="Cambria"/>
              </w:rPr>
            </w:rPrChange>
          </w:rPr>
          <w:delText xml:space="preserve">, maintaining clarity using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&lt;pre&gt;</w:delText>
        </w:r>
        <w:r w:rsidDel="00000000" w:rsidR="00000000" w:rsidRPr="00000000">
          <w:rPr>
            <w:sz w:val="10"/>
            <w:szCs w:val="10"/>
            <w:rtl w:val="0"/>
            <w:rPrChange w:author="PREMA" w:id="59" w:date="2026-09-24T03:49:43Z">
              <w:rPr>
                <w:rFonts w:ascii="Cambria" w:cs="Cambria" w:eastAsia="Cambria" w:hAnsi="Cambria"/>
              </w:rPr>
            </w:rPrChange>
          </w:rPr>
          <w:delText xml:space="preserve"> blocks for formatting.</w:delText>
        </w:r>
        <w:r w:rsidDel="00000000" w:rsidR="00000000" w:rsidRPr="00000000">
          <w:rPr>
            <w:rtl w:val="0"/>
          </w:rPr>
        </w:r>
      </w:del>
    </w:p>
    <w:p w:rsidR="00000000" w:rsidDel="00000000" w:rsidP="00000000" w:rsidRDefault="00000000" w:rsidRPr="00000000" w14:paraId="00000623">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Workout generation route Nutrition/Recovery tip generation route</w:delText>
        </w:r>
      </w:del>
    </w:p>
    <w:p w:rsidR="00000000" w:rsidDel="00000000" w:rsidP="00000000" w:rsidRDefault="00000000" w:rsidRPr="00000000" w14:paraId="00000624">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25">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PrChange w:author="PREMA" w:id="59" w:date="2026-09-24T03:49:43Z">
              <w:rPr>
                <w:rFonts w:ascii="Cambria" w:cs="Cambria" w:eastAsia="Cambria" w:hAnsi="Cambria"/>
                <w:b w:val="1"/>
                <w:bCs w:val="1"/>
              </w:rPr>
            </w:rPrChange>
          </w:rPr>
          <w:drawing>
            <wp:inline distB="114300" distT="114300" distL="114300" distR="114300">
              <wp:extent cx="3940703" cy="1856062"/>
              <wp:effectExtent b="0" l="0" r="0" t="0"/>
              <wp:docPr id="7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940703" cy="1856062"/>
                      </a:xfrm>
                      <a:prstGeom prst="rect"/>
                      <a:ln/>
                    </pic:spPr>
                  </pic:pic>
                </a:graphicData>
              </a:graphic>
            </wp:inline>
          </w:drawing>
        </w:r>
        <w:r w:rsidDel="00000000" w:rsidR="00000000" w:rsidRPr="00000000">
          <w:rPr>
            <w:rtl w:val="0"/>
          </w:rPr>
        </w:r>
      </w:del>
    </w:p>
    <w:p w:rsidR="00000000" w:rsidDel="00000000" w:rsidP="00000000" w:rsidRDefault="00000000" w:rsidRPr="00000000" w14:paraId="00000626">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27">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28">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29">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2A">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2B">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2C">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Nutrition/Recovery tip generation route</w:delText>
        </w:r>
      </w:del>
    </w:p>
    <w:p w:rsidR="00000000" w:rsidDel="00000000" w:rsidP="00000000" w:rsidRDefault="00000000" w:rsidRPr="00000000" w14:paraId="0000062D">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PrChange w:author="PREMA" w:id="59" w:date="2026-09-24T03:49:43Z">
              <w:rPr>
                <w:rFonts w:ascii="Cambria" w:cs="Cambria" w:eastAsia="Cambria" w:hAnsi="Cambria"/>
                <w:b w:val="1"/>
                <w:bCs w:val="1"/>
              </w:rPr>
            </w:rPrChange>
          </w:rPr>
          <w:drawing>
            <wp:inline distB="114300" distT="114300" distL="114300" distR="114300">
              <wp:extent cx="3509963" cy="1221649"/>
              <wp:effectExtent b="0" l="0" r="0" t="0"/>
              <wp:docPr id="2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509963" cy="1221649"/>
                      </a:xfrm>
                      <a:prstGeom prst="rect"/>
                      <a:ln/>
                    </pic:spPr>
                  </pic:pic>
                </a:graphicData>
              </a:graphic>
            </wp:inline>
          </w:drawing>
        </w:r>
        <w:r w:rsidDel="00000000" w:rsidR="00000000" w:rsidRPr="00000000">
          <w:rPr>
            <w:rtl w:val="0"/>
          </w:rPr>
        </w:r>
      </w:del>
    </w:p>
    <w:p w:rsidR="00000000" w:rsidDel="00000000" w:rsidP="00000000" w:rsidRDefault="00000000" w:rsidRPr="00000000" w14:paraId="0000062E">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Saving user info and plan generation route</w:delText>
        </w:r>
      </w:del>
    </w:p>
    <w:p w:rsidR="00000000" w:rsidDel="00000000" w:rsidP="00000000" w:rsidRDefault="00000000" w:rsidRPr="00000000" w14:paraId="0000062F">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PrChange w:author="PREMA" w:id="59" w:date="2026-09-24T03:49:43Z">
              <w:rPr>
                <w:rFonts w:ascii="Cambria" w:cs="Cambria" w:eastAsia="Cambria" w:hAnsi="Cambria"/>
                <w:b w:val="1"/>
                <w:bCs w:val="1"/>
              </w:rPr>
            </w:rPrChange>
          </w:rPr>
          <w:drawing>
            <wp:inline distB="114300" distT="114300" distL="114300" distR="114300">
              <wp:extent cx="5695441" cy="3915616"/>
              <wp:effectExtent b="0" l="0" r="0" t="0"/>
              <wp:docPr id="2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695441" cy="3915616"/>
                      </a:xfrm>
                      <a:prstGeom prst="rect"/>
                      <a:ln/>
                    </pic:spPr>
                  </pic:pic>
                </a:graphicData>
              </a:graphic>
            </wp:inline>
          </w:drawing>
        </w:r>
        <w:r w:rsidDel="00000000" w:rsidR="00000000" w:rsidRPr="00000000">
          <w:rPr>
            <w:rtl w:val="0"/>
          </w:rPr>
        </w:r>
      </w:del>
    </w:p>
    <w:p w:rsidR="00000000" w:rsidDel="00000000" w:rsidP="00000000" w:rsidRDefault="00000000" w:rsidRPr="00000000" w14:paraId="00000630">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Submit Feedback and update plan route</w:delText>
        </w:r>
      </w:del>
    </w:p>
    <w:p w:rsidR="00000000" w:rsidDel="00000000" w:rsidP="00000000" w:rsidRDefault="00000000" w:rsidRPr="00000000" w14:paraId="00000631">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PrChange w:author="PREMA" w:id="59" w:date="2026-09-24T03:49:43Z">
              <w:rPr>
                <w:rFonts w:ascii="Cambria" w:cs="Cambria" w:eastAsia="Cambria" w:hAnsi="Cambria"/>
                <w:b w:val="1"/>
                <w:bCs w:val="1"/>
              </w:rPr>
            </w:rPrChange>
          </w:rPr>
          <w:drawing>
            <wp:inline distB="114300" distT="114300" distL="114300" distR="114300">
              <wp:extent cx="3862388" cy="1448395"/>
              <wp:effectExtent b="0" l="0" r="0" t="0"/>
              <wp:docPr id="63"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3862388" cy="1448395"/>
                      </a:xfrm>
                      <a:prstGeom prst="rect"/>
                      <a:ln/>
                    </pic:spPr>
                  </pic:pic>
                </a:graphicData>
              </a:graphic>
            </wp:inline>
          </w:drawing>
        </w:r>
        <w:r w:rsidDel="00000000" w:rsidR="00000000" w:rsidRPr="00000000">
          <w:rPr>
            <w:rtl w:val="0"/>
          </w:rPr>
        </w:r>
      </w:del>
    </w:p>
    <w:p w:rsidR="00000000" w:rsidDel="00000000" w:rsidP="00000000" w:rsidRDefault="00000000" w:rsidRPr="00000000" w14:paraId="00000632">
      <w:pPr>
        <w:rPr>
          <w:del w:author="PREMA" w:id="32" w:date="2026-09-24T03:49:43Z"/>
          <w:sz w:val="10"/>
          <w:szCs w:val="10"/>
          <w:rPrChange w:author="PREMA" w:id="59" w:date="2026-09-24T03:49:43Z">
            <w:rPr>
              <w:rFonts w:ascii="Cambria" w:cs="Cambria" w:eastAsia="Cambria" w:hAnsi="Cambria"/>
              <w:b w:val="1"/>
              <w:bCs w:val="1"/>
              <w:sz w:val="30"/>
              <w:szCs w:val="30"/>
            </w:rPr>
          </w:rPrChange>
        </w:rPr>
      </w:pPr>
      <w:del w:author="PREMA" w:id="32" w:date="2026-09-24T03:49:43Z">
        <w:r w:rsidDel="00000000" w:rsidR="00000000" w:rsidRPr="00000000">
          <w:rPr>
            <w:rtl w:val="0"/>
          </w:rPr>
        </w:r>
      </w:del>
    </w:p>
    <w:p w:rsidR="00000000" w:rsidDel="00000000" w:rsidP="00000000" w:rsidRDefault="00000000" w:rsidRPr="00000000" w14:paraId="00000633">
      <w:pPr>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634">
      <w:pPr>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Milestone 4. Frontend Development </w:delText>
        </w:r>
      </w:del>
    </w:p>
    <w:p w:rsidR="00000000" w:rsidDel="00000000" w:rsidP="00000000" w:rsidRDefault="00000000" w:rsidRPr="00000000" w14:paraId="00000635">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delText>
        </w:r>
      </w:del>
    </w:p>
    <w:p w:rsidR="00000000" w:rsidDel="00000000" w:rsidP="00000000" w:rsidRDefault="00000000" w:rsidRPr="00000000" w14:paraId="00000636">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37">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38">
      <w:pPr>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Activity 4.1 Designing and Developing the User Interface</w:delText>
        </w:r>
      </w:del>
    </w:p>
    <w:p w:rsidR="00000000" w:rsidDel="00000000" w:rsidP="00000000" w:rsidRDefault="00000000" w:rsidRPr="00000000" w14:paraId="00000639">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3A">
      <w:pPr>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Set Up the Base HTML Structure</w:delText>
        </w:r>
      </w:del>
    </w:p>
    <w:p w:rsidR="00000000" w:rsidDel="00000000" w:rsidP="00000000" w:rsidRDefault="00000000" w:rsidRPr="00000000" w14:paraId="0000063B">
      <w:pPr>
        <w:numPr>
          <w:ilvl w:val="0"/>
          <w:numId w:val="23"/>
        </w:numPr>
        <w:spacing w:after="0" w:afterAutospacing="0" w:before="240" w:lineRule="auto"/>
        <w:ind w:left="720" w:hanging="360"/>
        <w:rPr>
          <w:del w:author="PREMA" w:id="32" w:date="2026-09-24T03:49:43Z"/>
          <w:rFonts w:ascii="Cambria" w:cs="Cambria" w:eastAsia="Cambria" w:hAnsi="Cambria"/>
          <w:b w:val="1"/>
          <w:bCs w:val="1"/>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Developed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index.html</w:delText>
        </w:r>
        <w:r w:rsidDel="00000000" w:rsidR="00000000" w:rsidRPr="00000000">
          <w:rPr>
            <w:sz w:val="10"/>
            <w:szCs w:val="10"/>
            <w:rtl w:val="0"/>
            <w:rPrChange w:author="PREMA" w:id="59" w:date="2026-09-24T03:49:43Z">
              <w:rPr>
                <w:rFonts w:ascii="Cambria" w:cs="Cambria" w:eastAsia="Cambria" w:hAnsi="Cambria"/>
              </w:rPr>
            </w:rPrChange>
          </w:rPr>
          <w:delText xml:space="preserve"> as the main entry point for user input.</w:delText>
        </w:r>
      </w:del>
    </w:p>
    <w:p w:rsidR="00000000" w:rsidDel="00000000" w:rsidP="00000000" w:rsidRDefault="00000000" w:rsidRPr="00000000" w14:paraId="0000063C">
      <w:pPr>
        <w:numPr>
          <w:ilvl w:val="0"/>
          <w:numId w:val="23"/>
        </w:numPr>
        <w:spacing w:after="0" w:afterAutospacing="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Structured the form to capture:</w:delText>
        </w:r>
      </w:del>
    </w:p>
    <w:p w:rsidR="00000000" w:rsidDel="00000000" w:rsidP="00000000" w:rsidRDefault="00000000" w:rsidRPr="00000000" w14:paraId="0000063D">
      <w:pPr>
        <w:numPr>
          <w:ilvl w:val="1"/>
          <w:numId w:val="23"/>
        </w:numPr>
        <w:spacing w:after="0" w:afterAutospacing="0" w:before="0" w:beforeAutospacing="0" w:lineRule="auto"/>
        <w:ind w:left="1440" w:hanging="360"/>
        <w:rPr>
          <w:del w:author="PREMA" w:id="32" w:date="2026-09-24T03:49:43Z"/>
          <w:rFonts w:ascii="Cambria" w:cs="Cambria" w:eastAsia="Cambria" w:hAnsi="Cambria"/>
          <w:b w:val="1"/>
          <w:bCs w:val="1"/>
        </w:rPr>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username</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user_id</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age</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weight</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goal</w:delText>
        </w:r>
        <w:r w:rsidDel="00000000" w:rsidR="00000000" w:rsidRPr="00000000">
          <w:rPr>
            <w:sz w:val="10"/>
            <w:szCs w:val="10"/>
            <w:rtl w:val="0"/>
            <w:rPrChange w:author="PREMA" w:id="59" w:date="2026-09-24T03:49:43Z">
              <w:rPr>
                <w:rFonts w:ascii="Cambria" w:cs="Cambria" w:eastAsia="Cambria" w:hAnsi="Cambria"/>
              </w:rPr>
            </w:rPrChange>
          </w:rPr>
          <w:delText xml:space="preserve">, and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intensity</w:delText>
        </w:r>
        <w:r w:rsidDel="00000000" w:rsidR="00000000" w:rsidRPr="00000000">
          <w:rPr>
            <w:sz w:val="10"/>
            <w:szCs w:val="10"/>
            <w:rtl w:val="0"/>
            <w:rPrChange w:author="PREMA" w:id="59" w:date="2026-09-24T03:49:43Z">
              <w:rPr>
                <w:rFonts w:ascii="Cambria" w:cs="Cambria" w:eastAsia="Cambria" w:hAnsi="Cambria"/>
              </w:rPr>
            </w:rPrChange>
          </w:rPr>
          <w:delText xml:space="preserve">.</w:delText>
        </w:r>
      </w:del>
    </w:p>
    <w:p w:rsidR="00000000" w:rsidDel="00000000" w:rsidP="00000000" w:rsidRDefault="00000000" w:rsidRPr="00000000" w14:paraId="0000063E">
      <w:pPr>
        <w:numPr>
          <w:ilvl w:val="0"/>
          <w:numId w:val="23"/>
        </w:numPr>
        <w:spacing w:after="0" w:afterAutospacing="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Each field is properly labeled and grouped using semantic HTML.</w:delText>
        </w:r>
      </w:del>
    </w:p>
    <w:p w:rsidR="00000000" w:rsidDel="00000000" w:rsidP="00000000" w:rsidRDefault="00000000" w:rsidRPr="00000000" w14:paraId="0000063F">
      <w:pPr>
        <w:numPr>
          <w:ilvl w:val="0"/>
          <w:numId w:val="23"/>
        </w:numPr>
        <w:spacing w:after="0" w:afterAutospacing="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The design uses a gym-themed background image, Google Fonts (Roboto), and bold typography to create a clean, fitness-oriented interface.</w:delText>
        </w:r>
      </w:del>
    </w:p>
    <w:p w:rsidR="00000000" w:rsidDel="00000000" w:rsidP="00000000" w:rsidRDefault="00000000" w:rsidRPr="00000000" w14:paraId="00000640">
      <w:pPr>
        <w:numPr>
          <w:ilvl w:val="0"/>
          <w:numId w:val="23"/>
        </w:numPr>
        <w:spacing w:after="24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Navigation is kept minimal for focus, and user flow directs clearly from input to output.</w:delText>
        </w:r>
      </w:del>
    </w:p>
    <w:p w:rsidR="00000000" w:rsidDel="00000000" w:rsidP="00000000" w:rsidRDefault="00000000" w:rsidRPr="00000000" w14:paraId="00000641">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bookmarkStart w:colFirst="0" w:colLast="0" w:name="_ila0fvn499df" w:id="24"/>
        <w:bookmarkEnd w:id="24"/>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Design a Responsive Layout Using CSS</w:delText>
        </w:r>
      </w:del>
    </w:p>
    <w:p w:rsidR="00000000" w:rsidDel="00000000" w:rsidP="00000000" w:rsidRDefault="00000000" w:rsidRPr="00000000" w14:paraId="00000642">
      <w:pPr>
        <w:numPr>
          <w:ilvl w:val="0"/>
          <w:numId w:val="33"/>
        </w:numPr>
        <w:spacing w:after="0" w:afterAutospacing="0" w:before="24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Embedded CSS styles were applied directly in each HTML file.</w:delText>
        </w:r>
      </w:del>
    </w:p>
    <w:p w:rsidR="00000000" w:rsidDel="00000000" w:rsidP="00000000" w:rsidRDefault="00000000" w:rsidRPr="00000000" w14:paraId="00000643">
      <w:pPr>
        <w:numPr>
          <w:ilvl w:val="0"/>
          <w:numId w:val="33"/>
        </w:numPr>
        <w:spacing w:after="0" w:afterAutospacing="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Layouts use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Flexbox</w:delText>
        </w:r>
        <w:r w:rsidDel="00000000" w:rsidR="00000000" w:rsidRPr="00000000">
          <w:rPr>
            <w:sz w:val="10"/>
            <w:szCs w:val="10"/>
            <w:rtl w:val="0"/>
            <w:rPrChange w:author="PREMA" w:id="59" w:date="2026-09-24T03:49:43Z">
              <w:rPr>
                <w:rFonts w:ascii="Cambria" w:cs="Cambria" w:eastAsia="Cambria" w:hAnsi="Cambria"/>
              </w:rPr>
            </w:rPrChange>
          </w:rPr>
          <w:delText xml:space="preserve"> to center content both vertically and horizontally.</w:delText>
        </w:r>
      </w:del>
    </w:p>
    <w:p w:rsidR="00000000" w:rsidDel="00000000" w:rsidP="00000000" w:rsidRDefault="00000000" w:rsidRPr="00000000" w14:paraId="00000644">
      <w:pPr>
        <w:numPr>
          <w:ilvl w:val="0"/>
          <w:numId w:val="33"/>
        </w:numPr>
        <w:spacing w:after="0" w:afterAutospacing="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Media queries ensure mobile responsiveness.</w:delText>
        </w:r>
      </w:del>
    </w:p>
    <w:p w:rsidR="00000000" w:rsidDel="00000000" w:rsidP="00000000" w:rsidRDefault="00000000" w:rsidRPr="00000000" w14:paraId="00000645">
      <w:pPr>
        <w:numPr>
          <w:ilvl w:val="0"/>
          <w:numId w:val="33"/>
        </w:numPr>
        <w:spacing w:after="0" w:afterAutospacing="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Buttons have consistent styling with hover effects.</w:delText>
        </w:r>
      </w:del>
    </w:p>
    <w:p w:rsidR="00000000" w:rsidDel="00000000" w:rsidP="00000000" w:rsidRDefault="00000000" w:rsidRPr="00000000" w14:paraId="00000646">
      <w:pPr>
        <w:numPr>
          <w:ilvl w:val="0"/>
          <w:numId w:val="33"/>
        </w:numPr>
        <w:spacing w:after="0" w:afterAutospacing="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Input fields and result blocks have adequate padding, shadows, and rounded corners for modern aesthetics.</w:delText>
        </w:r>
      </w:del>
    </w:p>
    <w:p w:rsidR="00000000" w:rsidDel="00000000" w:rsidP="00000000" w:rsidRDefault="00000000" w:rsidRPr="00000000" w14:paraId="00000647">
      <w:pPr>
        <w:numPr>
          <w:ilvl w:val="0"/>
          <w:numId w:val="33"/>
        </w:numPr>
        <w:spacing w:after="24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Overall color scheme supports readability on a dark background.</w:delText>
        </w:r>
      </w:del>
    </w:p>
    <w:p w:rsidR="00000000" w:rsidDel="00000000" w:rsidP="00000000" w:rsidRDefault="00000000" w:rsidRPr="00000000" w14:paraId="00000648">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bookmarkStart w:colFirst="0" w:colLast="0" w:name="_1sopjzy4ldco" w:id="25"/>
        <w:bookmarkEnd w:id="25"/>
        <w:r w:rsidDel="00000000" w:rsidR="00000000" w:rsidRPr="00000000">
          <w:rPr>
            <w:sz w:val="10"/>
            <w:szCs w:val="10"/>
            <w:rtl w:val="0"/>
            <w:rPrChange w:author="PREMA" w:id="59" w:date="2026-09-24T03:49:43Z">
              <w:rPr>
                <w:rFonts w:ascii="Cambria" w:cs="Cambria" w:eastAsia="Cambria" w:hAnsi="Cambria"/>
                <w:b w:val="1"/>
                <w:bCs w:val="1"/>
                <w:color w:val="000000"/>
                <w:sz w:val="26"/>
                <w:szCs w:val="26"/>
              </w:rPr>
            </w:rPrChange>
          </w:rPr>
          <w:delText xml:space="preserve"> </w:delText>
        </w:r>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Create Separate Pages for Each Core Functionality</w:delText>
        </w:r>
      </w:del>
    </w:p>
    <w:p w:rsidR="00000000" w:rsidDel="00000000" w:rsidP="00000000" w:rsidRDefault="00000000" w:rsidRPr="00000000" w14:paraId="00000649">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  Three Jinja2-powered HTML templates were created under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/templates</w:delText>
        </w:r>
        <w:r w:rsidDel="00000000" w:rsidR="00000000" w:rsidRPr="00000000">
          <w:rPr>
            <w:sz w:val="10"/>
            <w:szCs w:val="10"/>
            <w:rtl w:val="0"/>
            <w:rPrChange w:author="PREMA" w:id="59" w:date="2026-09-24T03:49:43Z">
              <w:rPr>
                <w:rFonts w:ascii="Cambria" w:cs="Cambria" w:eastAsia="Cambria" w:hAnsi="Cambria"/>
              </w:rPr>
            </w:rPrChange>
          </w:rPr>
          <w:delText xml:space="preserve">:</w:delText>
        </w:r>
      </w:del>
    </w:p>
    <w:p w:rsidR="00000000" w:rsidDel="00000000" w:rsidP="00000000" w:rsidRDefault="00000000" w:rsidRPr="00000000" w14:paraId="0000064A">
      <w:pPr>
        <w:numPr>
          <w:ilvl w:val="0"/>
          <w:numId w:val="20"/>
        </w:numPr>
        <w:spacing w:after="0" w:afterAutospacing="0" w:before="24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index.html: A user input form with fields for fitness goal, intensity, and basic personal information.</w:delText>
        </w:r>
      </w:del>
    </w:p>
    <w:p w:rsidR="00000000" w:rsidDel="00000000" w:rsidP="00000000" w:rsidRDefault="00000000" w:rsidRPr="00000000" w14:paraId="0000064B">
      <w:pPr>
        <w:numPr>
          <w:ilvl w:val="0"/>
          <w:numId w:val="20"/>
        </w:numPr>
        <w:spacing w:after="0" w:afterAutospacing="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result.html: Displays the 7-day AI generated workout plan, a nutrition tip, and accepts user feedback.</w:delText>
        </w:r>
      </w:del>
    </w:p>
    <w:p w:rsidR="00000000" w:rsidDel="00000000" w:rsidP="00000000" w:rsidRDefault="00000000" w:rsidRPr="00000000" w14:paraId="0000064C">
      <w:pPr>
        <w:numPr>
          <w:ilvl w:val="0"/>
          <w:numId w:val="20"/>
        </w:numPr>
        <w:spacing w:after="24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all_users.html: Admin panel to view and delete users and review both original and updated plans.</w:delText>
        </w:r>
      </w:del>
    </w:p>
    <w:p w:rsidR="00000000" w:rsidDel="00000000" w:rsidP="00000000" w:rsidRDefault="00000000" w:rsidRPr="00000000" w14:paraId="0000064D">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Templates are modular, and UI transitions smoothly between steps.</w:delText>
        </w:r>
      </w:del>
    </w:p>
    <w:p w:rsidR="00000000" w:rsidDel="00000000" w:rsidP="00000000" w:rsidRDefault="00000000" w:rsidRPr="00000000" w14:paraId="0000064E">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Forms are submitted to specific FastAPI endpoints via POST methods</w:delText>
        </w:r>
      </w:del>
    </w:p>
    <w:p w:rsidR="00000000" w:rsidDel="00000000" w:rsidP="00000000" w:rsidRDefault="00000000" w:rsidRPr="00000000" w14:paraId="0000064F">
      <w:pPr>
        <w:pStyle w:val="Heading2"/>
        <w:keepNext w:val="0"/>
        <w:keepLines w:val="0"/>
        <w:spacing w:after="80"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bookmarkStart w:colFirst="0" w:colLast="0" w:name="_5hvkd9trf073" w:id="26"/>
        <w:bookmarkEnd w:id="26"/>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Activity 4.2 Creating Dynamic Templates with FastAPI’s Jinja2</w:delText>
        </w:r>
      </w:del>
    </w:p>
    <w:p w:rsidR="00000000" w:rsidDel="00000000" w:rsidP="00000000" w:rsidRDefault="00000000" w:rsidRPr="00000000" w14:paraId="00000650">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Integrate Jinja2 Templating for Dynamic Content Rendering</w:delText>
        </w:r>
      </w:del>
    </w:p>
    <w:p w:rsidR="00000000" w:rsidDel="00000000" w:rsidP="00000000" w:rsidRDefault="00000000" w:rsidRPr="00000000" w14:paraId="00000651">
      <w:pPr>
        <w:numPr>
          <w:ilvl w:val="0"/>
          <w:numId w:val="18"/>
        </w:numPr>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Used FastAPI’s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Jinja2Templates</w:delText>
        </w:r>
        <w:r w:rsidDel="00000000" w:rsidR="00000000" w:rsidRPr="00000000">
          <w:rPr>
            <w:sz w:val="10"/>
            <w:szCs w:val="10"/>
            <w:rtl w:val="0"/>
            <w:rPrChange w:author="PREMA" w:id="59" w:date="2026-09-24T03:49:43Z">
              <w:rPr>
                <w:rFonts w:ascii="Cambria" w:cs="Cambria" w:eastAsia="Cambria" w:hAnsi="Cambria"/>
              </w:rPr>
            </w:rPrChange>
          </w:rPr>
          <w:delText xml:space="preserve"> for template rendering:</w:delText>
        </w:r>
      </w:del>
    </w:p>
    <w:p w:rsidR="00000000" w:rsidDel="00000000" w:rsidP="00000000" w:rsidRDefault="00000000" w:rsidRPr="00000000" w14:paraId="00000652">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53">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54">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               from fastapi.templating import Jinja2Templates</w:delText>
        </w:r>
      </w:del>
    </w:p>
    <w:p w:rsidR="00000000" w:rsidDel="00000000" w:rsidP="00000000" w:rsidRDefault="00000000" w:rsidRPr="00000000" w14:paraId="00000655">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               BASE_DIR = os.path.dirname(os.path.abspath(__file__))</w:delText>
        </w:r>
      </w:del>
    </w:p>
    <w:p w:rsidR="00000000" w:rsidDel="00000000" w:rsidP="00000000" w:rsidRDefault="00000000" w:rsidRPr="00000000" w14:paraId="00000656">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               TEMPLATE_DIR = os.path.join(BASE_DIR, "templates")</w:delText>
        </w:r>
      </w:del>
    </w:p>
    <w:p w:rsidR="00000000" w:rsidDel="00000000" w:rsidP="00000000" w:rsidRDefault="00000000" w:rsidRPr="00000000" w14:paraId="00000657">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               templates = Jinja2Templates(directory=TEMPLATE_DIR)</w:delText>
        </w:r>
      </w:del>
    </w:p>
    <w:p w:rsidR="00000000" w:rsidDel="00000000" w:rsidP="00000000" w:rsidRDefault="00000000" w:rsidRPr="00000000" w14:paraId="00000658">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59">
      <w:pPr>
        <w:numPr>
          <w:ilvl w:val="0"/>
          <w:numId w:val="2"/>
        </w:numPr>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Each route uses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TemplateResponse</w:delText>
        </w:r>
        <w:r w:rsidDel="00000000" w:rsidR="00000000" w:rsidRPr="00000000">
          <w:rPr>
            <w:sz w:val="10"/>
            <w:szCs w:val="10"/>
            <w:rtl w:val="0"/>
            <w:rPrChange w:author="PREMA" w:id="59" w:date="2026-09-24T03:49:43Z">
              <w:rPr>
                <w:rFonts w:ascii="Cambria" w:cs="Cambria" w:eastAsia="Cambria" w:hAnsi="Cambria"/>
              </w:rPr>
            </w:rPrChange>
          </w:rPr>
          <w:delText xml:space="preserve"> to render the proper HTML with passed context:</w:delText>
        </w:r>
      </w:del>
    </w:p>
    <w:p w:rsidR="00000000" w:rsidDel="00000000" w:rsidP="00000000" w:rsidRDefault="00000000" w:rsidRPr="00000000" w14:paraId="0000065A">
      <w:pPr>
        <w:ind w:left="720" w:firstLine="0"/>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3024188" cy="1627914"/>
              <wp:effectExtent b="0" l="0" r="0" t="0"/>
              <wp:docPr id="71"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3024188" cy="1627914"/>
                      </a:xfrm>
                      <a:prstGeom prst="rect"/>
                      <a:ln/>
                    </pic:spPr>
                  </pic:pic>
                </a:graphicData>
              </a:graphic>
            </wp:inline>
          </w:drawing>
        </w:r>
        <w:r w:rsidDel="00000000" w:rsidR="00000000" w:rsidRPr="00000000">
          <w:rPr>
            <w:rtl w:val="0"/>
          </w:rPr>
        </w:r>
      </w:del>
    </w:p>
    <w:p w:rsidR="00000000" w:rsidDel="00000000" w:rsidP="00000000" w:rsidRDefault="00000000" w:rsidRPr="00000000" w14:paraId="0000065B">
      <w:pPr>
        <w:numPr>
          <w:ilvl w:val="0"/>
          <w:numId w:val="13"/>
        </w:numPr>
        <w:ind w:left="144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This allows dynamic plan and nutrition tip display after form submission.</w:delText>
        </w:r>
      </w:del>
    </w:p>
    <w:p w:rsidR="00000000" w:rsidDel="00000000" w:rsidP="00000000" w:rsidRDefault="00000000" w:rsidRPr="00000000" w14:paraId="0000065C">
      <w:pPr>
        <w:pStyle w:val="Heading3"/>
        <w:keepNext w:val="0"/>
        <w:keepLines w:val="0"/>
        <w:spacing w:before="280" w:lineRule="auto"/>
        <w:rPr>
          <w:ins w:author="Yunus Sheriff Yasar Sheriff" w:id="136" w:date="2026-09-24T09:15:08Z"/>
          <w:del w:author="PREMA" w:id="32" w:date="2026-09-24T03:49:43Z"/>
          <w:sz w:val="10"/>
          <w:szCs w:val="10"/>
          <w:rPrChange w:author="PREMA" w:id="59" w:date="2026-09-24T03:49:43Z">
            <w:rPr>
              <w:rFonts w:ascii="Cambria" w:cs="Cambria" w:eastAsia="Cambria" w:hAnsi="Cambria"/>
            </w:rPr>
          </w:rPrChange>
        </w:rPr>
      </w:pPr>
      <w:ins w:author="Yunus Sheriff Yasar Sheriff" w:id="136" w:date="2026-09-24T09:15:08Z">
        <w:del w:author="PREMA" w:id="32" w:date="2026-09-24T03:49:43Z">
          <w:bookmarkStart w:colFirst="0" w:colLast="0" w:name="_dtxz0k4b8orm" w:id="27"/>
          <w:bookmarkEnd w:id="27"/>
          <w:r w:rsidDel="00000000" w:rsidR="00000000" w:rsidRPr="00000000">
            <w:rPr>
              <w:rtl w:val="0"/>
            </w:rPr>
          </w:r>
        </w:del>
      </w:ins>
    </w:p>
    <w:p w:rsidR="00000000" w:rsidDel="00000000" w:rsidP="00000000" w:rsidRDefault="00000000" w:rsidRPr="00000000" w14:paraId="0000065D">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del w:author="PREMA" w:id="32" w:date="2026-09-24T03:49:43Z">
        <w:bookmarkStart w:colFirst="0" w:colLast="0" w:name="_lerxnj1mc1wp" w:id="28"/>
        <w:bookmarkEnd w:id="28"/>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Bind Backend Data to HTML Templates</w:delText>
        </w:r>
      </w:del>
    </w:p>
    <w:p w:rsidR="00000000" w:rsidDel="00000000" w:rsidP="00000000" w:rsidRDefault="00000000" w:rsidRPr="00000000" w14:paraId="0000065E">
      <w:pPr>
        <w:pStyle w:val="Heading4"/>
        <w:keepNext w:val="0"/>
        <w:keepLines w:val="0"/>
        <w:spacing w:after="40" w:before="240" w:lineRule="auto"/>
        <w:rPr>
          <w:del w:author="PREMA" w:id="32" w:date="2026-09-24T03:49:43Z"/>
          <w:sz w:val="10"/>
          <w:szCs w:val="10"/>
          <w:rPrChange w:author="PREMA" w:id="59" w:date="2026-09-24T03:49:43Z">
            <w:rPr>
              <w:rFonts w:ascii="Cambria" w:cs="Cambria" w:eastAsia="Cambria" w:hAnsi="Cambria"/>
              <w:b w:val="1"/>
              <w:bCs w:val="1"/>
              <w:color w:val="188038"/>
              <w:sz w:val="22"/>
              <w:szCs w:val="22"/>
            </w:rPr>
          </w:rPrChange>
        </w:rPr>
      </w:pPr>
      <w:del w:author="PREMA" w:id="32" w:date="2026-09-24T03:49:43Z">
        <w:bookmarkStart w:colFirst="0" w:colLast="0" w:name="_ldqjbc144pgq" w:id="29"/>
        <w:bookmarkEnd w:id="29"/>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 </w:delText>
        </w:r>
        <w:r w:rsidDel="00000000" w:rsidR="00000000" w:rsidRPr="00000000">
          <w:rPr>
            <w:sz w:val="10"/>
            <w:szCs w:val="10"/>
            <w:rtl w:val="0"/>
            <w:rPrChange w:author="PREMA" w:id="59" w:date="2026-09-24T03:49:43Z">
              <w:rPr>
                <w:rFonts w:ascii="Cambria" w:cs="Cambria" w:eastAsia="Cambria" w:hAnsi="Cambria"/>
                <w:b w:val="1"/>
                <w:bCs w:val="1"/>
                <w:color w:val="188038"/>
                <w:sz w:val="22"/>
                <w:szCs w:val="22"/>
              </w:rPr>
            </w:rPrChange>
          </w:rPr>
          <w:delText xml:space="preserve">index.html</w:delText>
        </w:r>
      </w:del>
    </w:p>
    <w:p w:rsidR="00000000" w:rsidDel="00000000" w:rsidP="00000000" w:rsidRDefault="00000000" w:rsidRPr="00000000" w14:paraId="0000065F">
      <w:pPr>
        <w:numPr>
          <w:ilvl w:val="0"/>
          <w:numId w:val="34"/>
        </w:numPr>
        <w:spacing w:after="0" w:afterAutospacing="0" w:before="24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Form elements use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name="..."</w:delText>
        </w:r>
        <w:r w:rsidDel="00000000" w:rsidR="00000000" w:rsidRPr="00000000">
          <w:rPr>
            <w:sz w:val="10"/>
            <w:szCs w:val="10"/>
            <w:rtl w:val="0"/>
            <w:rPrChange w:author="PREMA" w:id="59" w:date="2026-09-24T03:49:43Z">
              <w:rPr>
                <w:rFonts w:ascii="Cambria" w:cs="Cambria" w:eastAsia="Cambria" w:hAnsi="Cambria"/>
              </w:rPr>
            </w:rPrChange>
          </w:rPr>
          <w:delText xml:space="preserve"> to bind to backend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Form(...)</w:delText>
        </w:r>
        <w:r w:rsidDel="00000000" w:rsidR="00000000" w:rsidRPr="00000000">
          <w:rPr>
            <w:sz w:val="10"/>
            <w:szCs w:val="10"/>
            <w:rtl w:val="0"/>
            <w:rPrChange w:author="PREMA" w:id="59" w:date="2026-09-24T03:49:43Z">
              <w:rPr>
                <w:rFonts w:ascii="Cambria" w:cs="Cambria" w:eastAsia="Cambria" w:hAnsi="Cambria"/>
              </w:rPr>
            </w:rPrChange>
          </w:rPr>
          <w:delText xml:space="preserve"> parameters.</w:delText>
        </w:r>
      </w:del>
    </w:p>
    <w:p w:rsidR="00000000" w:rsidDel="00000000" w:rsidP="00000000" w:rsidRDefault="00000000" w:rsidRPr="00000000" w14:paraId="00000660">
      <w:pPr>
        <w:numPr>
          <w:ilvl w:val="0"/>
          <w:numId w:val="34"/>
        </w:numPr>
        <w:spacing w:after="24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Submits data to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/generate-workout</w:delText>
        </w:r>
        <w:r w:rsidDel="00000000" w:rsidR="00000000" w:rsidRPr="00000000">
          <w:rPr>
            <w:sz w:val="10"/>
            <w:szCs w:val="10"/>
            <w:rtl w:val="0"/>
            <w:rPrChange w:author="PREMA" w:id="59" w:date="2026-09-24T03:49:43Z">
              <w:rPr>
                <w:rFonts w:ascii="Cambria" w:cs="Cambria" w:eastAsia="Cambria" w:hAnsi="Cambria"/>
              </w:rPr>
            </w:rPrChange>
          </w:rPr>
          <w:delText xml:space="preserve">.</w:delText>
        </w:r>
      </w:del>
    </w:p>
    <w:p w:rsidR="00000000" w:rsidDel="00000000" w:rsidP="00000000" w:rsidRDefault="00000000" w:rsidRPr="00000000" w14:paraId="00000661">
      <w:pPr>
        <w:pStyle w:val="Heading4"/>
        <w:keepNext w:val="0"/>
        <w:keepLines w:val="0"/>
        <w:spacing w:after="40" w:before="240" w:lineRule="auto"/>
        <w:rPr>
          <w:del w:author="PREMA" w:id="32" w:date="2026-09-24T03:49:43Z"/>
          <w:sz w:val="10"/>
          <w:szCs w:val="10"/>
          <w:rPrChange w:author="PREMA" w:id="59" w:date="2026-09-24T03:49:43Z">
            <w:rPr>
              <w:rFonts w:ascii="Cambria" w:cs="Cambria" w:eastAsia="Cambria" w:hAnsi="Cambria"/>
              <w:b w:val="1"/>
              <w:bCs w:val="1"/>
              <w:color w:val="188038"/>
              <w:sz w:val="22"/>
              <w:szCs w:val="22"/>
            </w:rPr>
          </w:rPrChange>
        </w:rPr>
      </w:pPr>
      <w:del w:author="PREMA" w:id="32" w:date="2026-09-24T03:49:43Z">
        <w:bookmarkStart w:colFirst="0" w:colLast="0" w:name="_6kq8sq8xqtf0" w:id="30"/>
        <w:bookmarkEnd w:id="30"/>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 </w:delText>
        </w:r>
        <w:r w:rsidDel="00000000" w:rsidR="00000000" w:rsidRPr="00000000">
          <w:rPr>
            <w:sz w:val="10"/>
            <w:szCs w:val="10"/>
            <w:rtl w:val="0"/>
            <w:rPrChange w:author="PREMA" w:id="59" w:date="2026-09-24T03:49:43Z">
              <w:rPr>
                <w:rFonts w:ascii="Cambria" w:cs="Cambria" w:eastAsia="Cambria" w:hAnsi="Cambria"/>
                <w:b w:val="1"/>
                <w:bCs w:val="1"/>
                <w:color w:val="188038"/>
                <w:sz w:val="22"/>
                <w:szCs w:val="22"/>
              </w:rPr>
            </w:rPrChange>
          </w:rPr>
          <w:delText xml:space="preserve">result.html</w:delText>
        </w:r>
      </w:del>
    </w:p>
    <w:p w:rsidR="00000000" w:rsidDel="00000000" w:rsidP="00000000" w:rsidRDefault="00000000" w:rsidRPr="00000000" w14:paraId="00000662">
      <w:pPr>
        <w:numPr>
          <w:ilvl w:val="0"/>
          <w:numId w:val="31"/>
        </w:numPr>
        <w:spacing w:after="0" w:afterAutospacing="0" w:before="24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Uses:</w:delText>
        </w:r>
      </w:del>
    </w:p>
    <w:p w:rsidR="00000000" w:rsidDel="00000000" w:rsidP="00000000" w:rsidRDefault="00000000" w:rsidRPr="00000000" w14:paraId="00000663">
      <w:pPr>
        <w:numPr>
          <w:ilvl w:val="1"/>
          <w:numId w:val="31"/>
        </w:numPr>
        <w:spacing w:after="0" w:afterAutospacing="0" w:before="0" w:beforeAutospacing="0" w:lineRule="auto"/>
        <w:ind w:left="144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 username }}</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 goal }}</w:delText>
        </w:r>
        <w:r w:rsidDel="00000000" w:rsidR="00000000" w:rsidRPr="00000000">
          <w:rPr>
            <w:sz w:val="10"/>
            <w:szCs w:val="10"/>
            <w:rtl w:val="0"/>
            <w:rPrChange w:author="PREMA" w:id="59" w:date="2026-09-24T03:49:43Z">
              <w:rPr>
                <w:rFonts w:ascii="Cambria" w:cs="Cambria" w:eastAsia="Cambria" w:hAnsi="Cambria"/>
              </w:rPr>
            </w:rPrChange>
          </w:rPr>
          <w:delText xml:space="preserv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 intensity }}</w:delText>
        </w:r>
        <w:r w:rsidDel="00000000" w:rsidR="00000000" w:rsidRPr="00000000">
          <w:rPr>
            <w:sz w:val="10"/>
            <w:szCs w:val="10"/>
            <w:rtl w:val="0"/>
            <w:rPrChange w:author="PREMA" w:id="59" w:date="2026-09-24T03:49:43Z">
              <w:rPr>
                <w:rFonts w:ascii="Cambria" w:cs="Cambria" w:eastAsia="Cambria" w:hAnsi="Cambria"/>
              </w:rPr>
            </w:rPrChange>
          </w:rPr>
          <w:delText xml:space="preserve">, etc. to show user data.</w:delText>
        </w:r>
      </w:del>
    </w:p>
    <w:p w:rsidR="00000000" w:rsidDel="00000000" w:rsidP="00000000" w:rsidRDefault="00000000" w:rsidRPr="00000000" w14:paraId="00000664">
      <w:pPr>
        <w:numPr>
          <w:ilvl w:val="1"/>
          <w:numId w:val="31"/>
        </w:numPr>
        <w:spacing w:after="0" w:afterAutospacing="0" w:before="0" w:beforeAutospacing="0" w:lineRule="auto"/>
        <w:ind w:left="144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color w:val="188038"/>
              </w:rPr>
            </w:rPrChange>
          </w:rPr>
          <w:delText xml:space="preserve">{{ workout_plan }}</w:delText>
        </w:r>
        <w:r w:rsidDel="00000000" w:rsidR="00000000" w:rsidRPr="00000000">
          <w:rPr>
            <w:sz w:val="10"/>
            <w:szCs w:val="10"/>
            <w:rtl w:val="0"/>
            <w:rPrChange w:author="PREMA" w:id="59" w:date="2026-09-24T03:49:43Z">
              <w:rPr>
                <w:rFonts w:ascii="Cambria" w:cs="Cambria" w:eastAsia="Cambria" w:hAnsi="Cambria"/>
              </w:rPr>
            </w:rPrChange>
          </w:rPr>
          <w:delText xml:space="preserve"> and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 nutrition_tip }}</w:delText>
        </w:r>
        <w:r w:rsidDel="00000000" w:rsidR="00000000" w:rsidRPr="00000000">
          <w:rPr>
            <w:sz w:val="10"/>
            <w:szCs w:val="10"/>
            <w:rtl w:val="0"/>
            <w:rPrChange w:author="PREMA" w:id="59" w:date="2026-09-24T03:49:43Z">
              <w:rPr>
                <w:rFonts w:ascii="Cambria" w:cs="Cambria" w:eastAsia="Cambria" w:hAnsi="Cambria"/>
              </w:rPr>
            </w:rPrChange>
          </w:rPr>
          <w:delText xml:space="preserve"> to show AI-generated results.</w:delText>
        </w:r>
      </w:del>
    </w:p>
    <w:p w:rsidR="00000000" w:rsidDel="00000000" w:rsidP="00000000" w:rsidRDefault="00000000" w:rsidRPr="00000000" w14:paraId="00000665">
      <w:pPr>
        <w:numPr>
          <w:ilvl w:val="0"/>
          <w:numId w:val="31"/>
        </w:numPr>
        <w:spacing w:after="240" w:before="0" w:beforeAutospacing="0" w:lineRule="auto"/>
        <w:ind w:left="0" w:hanging="360"/>
        <w:rPr>
          <w:del w:author="PREMA" w:id="32" w:date="2026-09-24T03:49:43Z"/>
          <w:rFonts w:ascii="Cambria" w:cs="Cambria" w:eastAsia="Cambria" w:hAnsi="Cambria"/>
        </w:rPr>
        <w:pPrChange w:author="STEBINA ESTHER A" w:id="0" w:date="2026-09-24T07:16:11Z">
          <w:pPr>
            <w:numPr>
              <w:ilvl w:val="0"/>
              <w:numId w:val="31"/>
            </w:numPr>
            <w:spacing w:after="240" w:before="240" w:lineRule="auto"/>
            <w:ind w:left="720" w:hanging="360"/>
          </w:pPr>
        </w:pPrChange>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Includes a feedback form submitted via POST to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/submit-feedback</w:delText>
        </w:r>
        <w:r w:rsidDel="00000000" w:rsidR="00000000" w:rsidRPr="00000000">
          <w:rPr>
            <w:sz w:val="10"/>
            <w:szCs w:val="10"/>
            <w:rtl w:val="0"/>
            <w:rPrChange w:author="PREMA" w:id="59" w:date="2026-09-24T03:49:43Z">
              <w:rPr>
                <w:rFonts w:ascii="Cambria" w:cs="Cambria" w:eastAsia="Cambria" w:hAnsi="Cambria"/>
              </w:rPr>
            </w:rPrChange>
          </w:rPr>
          <w:delText xml:space="preserve">.</w:delText>
        </w:r>
      </w:del>
    </w:p>
    <w:p w:rsidR="00000000" w:rsidDel="00000000" w:rsidP="00000000" w:rsidRDefault="00000000" w:rsidRPr="00000000" w14:paraId="00000666">
      <w:pPr>
        <w:pStyle w:val="Heading4"/>
        <w:keepNext w:val="0"/>
        <w:keepLines w:val="0"/>
        <w:spacing w:after="40" w:before="240" w:lineRule="auto"/>
        <w:rPr>
          <w:del w:author="PREMA" w:id="32" w:date="2026-09-24T03:49:43Z"/>
          <w:sz w:val="10"/>
          <w:szCs w:val="10"/>
          <w:rPrChange w:author="PREMA" w:id="59" w:date="2026-09-24T03:49:43Z">
            <w:rPr>
              <w:rFonts w:ascii="Cambria" w:cs="Cambria" w:eastAsia="Cambria" w:hAnsi="Cambria"/>
              <w:b w:val="1"/>
              <w:bCs w:val="1"/>
              <w:color w:val="188038"/>
              <w:sz w:val="22"/>
              <w:szCs w:val="22"/>
            </w:rPr>
          </w:rPrChange>
        </w:rPr>
      </w:pPr>
      <w:del w:author="PREMA" w:id="32" w:date="2026-09-24T03:49:43Z">
        <w:bookmarkStart w:colFirst="0" w:colLast="0" w:name="_c3353cuf433r" w:id="31"/>
        <w:bookmarkEnd w:id="31"/>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 </w:delText>
        </w:r>
        <w:r w:rsidDel="00000000" w:rsidR="00000000" w:rsidRPr="00000000">
          <w:rPr>
            <w:sz w:val="10"/>
            <w:szCs w:val="10"/>
            <w:rtl w:val="0"/>
            <w:rPrChange w:author="PREMA" w:id="59" w:date="2026-09-24T03:49:43Z">
              <w:rPr>
                <w:rFonts w:ascii="Cambria" w:cs="Cambria" w:eastAsia="Cambria" w:hAnsi="Cambria"/>
                <w:b w:val="1"/>
                <w:bCs w:val="1"/>
                <w:color w:val="188038"/>
                <w:sz w:val="22"/>
                <w:szCs w:val="22"/>
              </w:rPr>
            </w:rPrChange>
          </w:rPr>
          <w:delText xml:space="preserve">all_users.html</w:delText>
        </w:r>
      </w:del>
    </w:p>
    <w:p w:rsidR="00000000" w:rsidDel="00000000" w:rsidP="00000000" w:rsidRDefault="00000000" w:rsidRPr="00000000" w14:paraId="00000667">
      <w:pPr>
        <w:numPr>
          <w:ilvl w:val="0"/>
          <w:numId w:val="6"/>
        </w:numPr>
        <w:spacing w:after="240" w:before="24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Loops over all user records using:</w:delTex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1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503279" cy="1660322"/>
                      </a:xfrm>
                      <a:prstGeom prst="rect"/>
                      <a:ln/>
                    </pic:spPr>
                  </pic:pic>
                </a:graphicData>
              </a:graphic>
            </wp:anchor>
          </w:drawing>
        </w:r>
      </w:del>
    </w:p>
    <w:p w:rsidR="00000000" w:rsidDel="00000000" w:rsidP="00000000" w:rsidRDefault="00000000" w:rsidRPr="00000000" w14:paraId="00000668">
      <w:pPr>
        <w:spacing w:after="240" w:before="240" w:lineRule="auto"/>
        <w:ind w:left="720" w:firstLine="0"/>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ins w:author="Amresh Babu" w:id="138" w:date="2026-09-23T07:36:29Z">
        <w:del w:author="PREMA" w:id="32" w:date="2026-09-24T03:49:43Z">
          <w:r w:rsidDel="00000000" w:rsidR="00000000" w:rsidRPr="00000000">
            <w:drawing>
              <wp:anchor allowOverlap="1" behindDoc="1" distB="114300" distT="114300" distL="114300" distR="114300" hidden="0" layoutInCell="1" locked="0" relativeHeight="0" simplePos="0">
                <wp:simplePos x="0" y="0"/>
                <wp:positionH relativeFrom="column">
                  <wp:posOffset>695325</wp:posOffset>
                </wp:positionH>
                <wp:positionV relativeFrom="paragraph">
                  <wp:posOffset>347165</wp:posOffset>
                </wp:positionV>
                <wp:extent cx="3503279" cy="1660322"/>
                <wp:effectExtent b="0" l="0" r="0" t="0"/>
                <wp:wrapNone/>
                <wp:docPr id="1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503279" cy="1660322"/>
                        </a:xfrm>
                        <a:prstGeom prst="rect"/>
                        <a:ln/>
                      </pic:spPr>
                    </pic:pic>
                  </a:graphicData>
                </a:graphic>
              </wp:anchor>
            </w:drawing>
          </w:r>
        </w:del>
      </w:ins>
      <w:del w:author="PREMA" w:id="32" w:date="2026-09-24T03:49:43Z"/>
    </w:p>
    <w:p w:rsidR="00000000" w:rsidDel="00000000" w:rsidP="00000000" w:rsidRDefault="00000000" w:rsidRPr="00000000" w14:paraId="00000669">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ins w:author="Alif Nisha" w:id="139" w:date="2026-09-24T05:26:03Z">
        <w:del w:author="PREMA" w:id="32" w:date="2026-09-24T03:49:43Z">
          <w:r w:rsidDel="00000000" w:rsidR="00000000" w:rsidRPr="00000000">
            <w:drawing>
              <wp:anchor allowOverlap="1" behindDoc="1" distB="114300" distT="114300" distL="114300" distR="114300" hidden="0" layoutInCell="1" locked="0" relativeHeight="0" simplePos="0">
                <wp:simplePos x="0" y="0"/>
                <wp:positionH relativeFrom="column">
                  <wp:posOffset>409575</wp:posOffset>
                </wp:positionH>
                <wp:positionV relativeFrom="paragraph">
                  <wp:posOffset>168531</wp:posOffset>
                </wp:positionV>
                <wp:extent cx="3503279" cy="1660322"/>
                <wp:effectExtent b="0" l="0" r="0" t="0"/>
                <wp:wrapNone/>
                <wp:docPr id="19" name="image10.png"/>
                <a:graphic>
                  <a:graphicData uri="http://schemas.openxmlformats.org/drawingml/2006/picture">
                    <pic:pic>
                      <pic:nvPicPr>
                        <pic:cNvPr id="0" name="image10.png"/>
                        <pic:cNvPicPr preferRelativeResize="0"/>
                      </pic:nvPicPr>
                      <pic:blipFill>
                        <a:blip r:embed="rId25"/>
                        <a:srcRect b="12644" l="-37772" r="37772" t="-12644"/>
                        <a:stretch>
                          <a:fillRect/>
                        </a:stretch>
                      </pic:blipFill>
                      <pic:spPr>
                        <a:xfrm>
                          <a:off x="0" y="0"/>
                          <a:ext cx="3503279" cy="1660322"/>
                        </a:xfrm>
                        <a:prstGeom prst="rect"/>
                        <a:ln/>
                      </pic:spPr>
                    </pic:pic>
                  </a:graphicData>
                </a:graphic>
              </wp:anchor>
            </w:drawing>
          </w:r>
        </w:del>
      </w:ins>
      <w:del w:author="PREMA" w:id="32" w:date="2026-09-24T03:49:43Z"/>
    </w:p>
    <w:p w:rsidR="00000000" w:rsidDel="00000000" w:rsidP="00000000" w:rsidRDefault="00000000" w:rsidRPr="00000000" w14:paraId="0000066A">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6B">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6C">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6D">
      <w:pPr>
        <w:spacing w:after="240" w:before="240" w:lineRule="auto"/>
        <w:ind w:left="0" w:firstLine="0"/>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6E">
      <w:pPr>
        <w:spacing w:after="240" w:before="240" w:lineRule="auto"/>
        <w:ind w:left="0" w:firstLine="0"/>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6F">
      <w:pPr>
        <w:pStyle w:val="Heading3"/>
        <w:keepNext w:val="0"/>
        <w:keepLines w:val="0"/>
        <w:widowControl w:val="0"/>
        <w:spacing w:before="280" w:line="240" w:lineRule="auto"/>
        <w:rPr>
          <w:del w:author="PREMA" w:id="32" w:date="2026-09-24T03:49:43Z"/>
          <w:sz w:val="10"/>
          <w:szCs w:val="10"/>
          <w:rPrChange w:author="PREMA" w:id="59" w:date="2026-09-24T03:49:43Z">
            <w:rPr>
              <w:rFonts w:ascii="Cambria" w:cs="Cambria" w:eastAsia="Cambria" w:hAnsi="Cambria"/>
              <w:b w:val="1"/>
              <w:bCs w:val="1"/>
              <w:color w:val="000000"/>
              <w:sz w:val="24"/>
              <w:szCs w:val="24"/>
            </w:rPr>
          </w:rPrChange>
        </w:rPr>
      </w:pPr>
      <w:del w:author="PREMA" w:id="32" w:date="2026-09-24T03:49:43Z">
        <w:bookmarkStart w:colFirst="0" w:colLast="0" w:name="_mjvixaa2y48k" w:id="32"/>
        <w:bookmarkEnd w:id="32"/>
        <w:r w:rsidDel="00000000" w:rsidR="00000000" w:rsidRPr="00000000">
          <w:rPr>
            <w:sz w:val="10"/>
            <w:szCs w:val="10"/>
            <w:rtl w:val="0"/>
            <w:rPrChange w:author="PREMA" w:id="59" w:date="2026-09-24T03:49:43Z">
              <w:rPr>
                <w:rFonts w:ascii="Cambria" w:cs="Cambria" w:eastAsia="Cambria" w:hAnsi="Cambria"/>
                <w:b w:val="1"/>
                <w:bCs w:val="1"/>
                <w:color w:val="000000"/>
                <w:sz w:val="24"/>
                <w:szCs w:val="24"/>
              </w:rPr>
            </w:rPrChange>
          </w:rPr>
          <w:delText xml:space="preserve">Milestone 5. Deployment</w:delText>
        </w:r>
      </w:del>
    </w:p>
    <w:p w:rsidR="00000000" w:rsidDel="00000000" w:rsidP="00000000" w:rsidRDefault="00000000" w:rsidRPr="00000000" w14:paraId="00000670">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Now, the focus is on deploying the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FitBuddy</w:delText>
        </w:r>
        <w:r w:rsidDel="00000000" w:rsidR="00000000" w:rsidRPr="00000000">
          <w:rPr>
            <w:sz w:val="10"/>
            <w:szCs w:val="10"/>
            <w:rtl w:val="0"/>
            <w:rPrChange w:author="PREMA" w:id="59" w:date="2026-09-24T03:49:43Z">
              <w:rPr>
                <w:rFonts w:ascii="Cambria" w:cs="Cambria" w:eastAsia="Cambria" w:hAnsi="Cambria"/>
              </w:rPr>
            </w:rPrChange>
          </w:rPr>
          <w:delText xml:space="preserve"> application on a local system using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FastAPI</w:delText>
        </w:r>
        <w:r w:rsidDel="00000000" w:rsidR="00000000" w:rsidRPr="00000000">
          <w:rPr>
            <w:sz w:val="10"/>
            <w:szCs w:val="10"/>
            <w:rtl w:val="0"/>
            <w:rPrChange w:author="PREMA" w:id="59" w:date="2026-09-24T03:49:43Z">
              <w:rPr>
                <w:rFonts w:ascii="Cambria" w:cs="Cambria" w:eastAsia="Cambria" w:hAnsi="Cambria"/>
              </w:rPr>
            </w:rPrChange>
          </w:rPr>
          <w:delText xml:space="preserve"> and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Uvicorn</w:delText>
        </w:r>
        <w:r w:rsidDel="00000000" w:rsidR="00000000" w:rsidRPr="00000000">
          <w:rPr>
            <w:sz w:val="10"/>
            <w:szCs w:val="10"/>
            <w:rtl w:val="0"/>
            <w:rPrChange w:author="PREMA" w:id="59" w:date="2026-09-24T03:49:43Z">
              <w:rPr>
                <w:rFonts w:ascii="Cambria" w:cs="Cambria" w:eastAsia="Cambria" w:hAnsi="Cambria"/>
              </w:rPr>
            </w:rPrChange>
          </w:rPr>
          <w:delText xml:space="preserve">. The app uses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HTML templates rendered with Jinja2</w:delText>
        </w:r>
        <w:r w:rsidDel="00000000" w:rsidR="00000000" w:rsidRPr="00000000">
          <w:rPr>
            <w:sz w:val="10"/>
            <w:szCs w:val="10"/>
            <w:rtl w:val="0"/>
            <w:rPrChange w:author="PREMA" w:id="59" w:date="2026-09-24T03:49:43Z">
              <w:rPr>
                <w:rFonts w:ascii="Cambria" w:cs="Cambria" w:eastAsia="Cambria" w:hAnsi="Cambria"/>
              </w:rPr>
            </w:rPrChange>
          </w:rPr>
          <w:delText xml:space="preserve">, alongside AI services powered by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Gemini</w:delText>
        </w:r>
        <w:r w:rsidDel="00000000" w:rsidR="00000000" w:rsidRPr="00000000">
          <w:rPr>
            <w:sz w:val="10"/>
            <w:szCs w:val="10"/>
            <w:rtl w:val="0"/>
            <w:rPrChange w:author="PREMA" w:id="59" w:date="2026-09-24T03:49:43Z">
              <w:rPr>
                <w:rFonts w:ascii="Cambria" w:cs="Cambria" w:eastAsia="Cambria" w:hAnsi="Cambria"/>
              </w:rPr>
            </w:rPrChange>
          </w:rPr>
          <w:delText xml:space="preserve">. This milestone ensures all environment dependencies are correctly installed, and the app runs smoothly on a local server, preparing it for future deployment on cloud platforms.</w:delText>
        </w:r>
      </w:del>
    </w:p>
    <w:p w:rsidR="00000000" w:rsidDel="00000000" w:rsidP="00000000" w:rsidRDefault="00000000" w:rsidRPr="00000000" w14:paraId="00000671">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72">
      <w:pPr>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Activity 5.1: Preparing the Application for Local Deployment</w:delText>
        </w:r>
      </w:del>
    </w:p>
    <w:p w:rsidR="00000000" w:rsidDel="00000000" w:rsidP="00000000" w:rsidRDefault="00000000" w:rsidRPr="00000000" w14:paraId="00000673">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74">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Set up a virtual environment </w:delText>
        </w:r>
      </w:del>
    </w:p>
    <w:p w:rsidR="00000000" w:rsidDel="00000000" w:rsidP="00000000" w:rsidRDefault="00000000" w:rsidRPr="00000000" w14:paraId="00000675">
      <w:pPr>
        <w:numPr>
          <w:ilvl w:val="0"/>
          <w:numId w:val="4"/>
        </w:numPr>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Create a virtual environment to manage dependencies and isolate the FitBuddy project from other environments.</w:delText>
        </w:r>
      </w:del>
    </w:p>
    <w:p w:rsidR="00000000" w:rsidDel="00000000" w:rsidP="00000000" w:rsidRDefault="00000000" w:rsidRPr="00000000" w14:paraId="00000676">
      <w:pPr>
        <w:numPr>
          <w:ilvl w:val="0"/>
          <w:numId w:val="4"/>
        </w:numPr>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Activate the environment and install all necessary dependencies listed in the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requirements.txt</w:delText>
        </w:r>
        <w:r w:rsidDel="00000000" w:rsidR="00000000" w:rsidRPr="00000000">
          <w:rPr>
            <w:sz w:val="10"/>
            <w:szCs w:val="10"/>
            <w:rtl w:val="0"/>
            <w:rPrChange w:author="PREMA" w:id="59" w:date="2026-09-24T03:49:43Z">
              <w:rPr>
                <w:rFonts w:ascii="Cambria" w:cs="Cambria" w:eastAsia="Cambria" w:hAnsi="Cambria"/>
              </w:rPr>
            </w:rPrChange>
          </w:rPr>
          <w:delText xml:space="preserve"> file, including FastAPI, Uvicorn, SQLAlchemy, and Google Generative AI SDK.</w:delText>
        </w:r>
      </w:del>
    </w:p>
    <w:p w:rsidR="00000000" w:rsidDel="00000000" w:rsidP="00000000" w:rsidRDefault="00000000" w:rsidRPr="00000000" w14:paraId="00000677">
      <w:pPr>
        <w:ind w:left="720" w:firstLine="0"/>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python -m venv venv</w:delText>
        </w:r>
      </w:del>
    </w:p>
    <w:p w:rsidR="00000000" w:rsidDel="00000000" w:rsidP="00000000" w:rsidRDefault="00000000" w:rsidRPr="00000000" w14:paraId="00000678">
      <w:pPr>
        <w:ind w:left="720" w:firstLine="0"/>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source venv/bin/activate  # On Windows: venv\Scripts\activate</w:delText>
        </w:r>
      </w:del>
    </w:p>
    <w:p w:rsidR="00000000" w:rsidDel="00000000" w:rsidP="00000000" w:rsidRDefault="00000000" w:rsidRPr="00000000" w14:paraId="00000679">
      <w:pPr>
        <w:ind w:left="720" w:firstLine="0"/>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pip install -r requirements.txt</w:delText>
        </w:r>
      </w:del>
    </w:p>
    <w:p w:rsidR="00000000" w:rsidDel="00000000" w:rsidP="00000000" w:rsidRDefault="00000000" w:rsidRPr="00000000" w14:paraId="0000067A">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7B">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Configure environment variables</w:delText>
        </w:r>
      </w:del>
    </w:p>
    <w:p w:rsidR="00000000" w:rsidDel="00000000" w:rsidP="00000000" w:rsidRDefault="00000000" w:rsidRPr="00000000" w14:paraId="0000067C">
      <w:pPr>
        <w:numPr>
          <w:ilvl w:val="0"/>
          <w:numId w:val="3"/>
        </w:numPr>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Use environment variables to store sensitive data such as the Gemini API Key.</w:delText>
        </w:r>
      </w:del>
    </w:p>
    <w:p w:rsidR="00000000" w:rsidDel="00000000" w:rsidP="00000000" w:rsidRDefault="00000000" w:rsidRPr="00000000" w14:paraId="0000067D">
      <w:pPr>
        <w:numPr>
          <w:ilvl w:val="0"/>
          <w:numId w:val="3"/>
        </w:numPr>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These variables can be set directly in the terminal or added to a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.env</w:delText>
        </w:r>
        <w:r w:rsidDel="00000000" w:rsidR="00000000" w:rsidRPr="00000000">
          <w:rPr>
            <w:sz w:val="10"/>
            <w:szCs w:val="10"/>
            <w:rtl w:val="0"/>
            <w:rPrChange w:author="PREMA" w:id="59" w:date="2026-09-24T03:49:43Z">
              <w:rPr>
                <w:rFonts w:ascii="Cambria" w:cs="Cambria" w:eastAsia="Cambria" w:hAnsi="Cambria"/>
              </w:rPr>
            </w:rPrChange>
          </w:rPr>
          <w:delText xml:space="preserve"> file which is loaded into the application using </w:delText>
        </w:r>
        <w:r w:rsidDel="00000000" w:rsidR="00000000" w:rsidRPr="00000000">
          <w:rPr>
            <w:sz w:val="10"/>
            <w:szCs w:val="10"/>
            <w:rtl w:val="0"/>
            <w:rPrChange w:author="PREMA" w:id="59" w:date="2026-09-24T03:49:43Z">
              <w:rPr>
                <w:rFonts w:ascii="Cambria" w:cs="Cambria" w:eastAsia="Cambria" w:hAnsi="Cambria"/>
                <w:color w:val="188038"/>
              </w:rPr>
            </w:rPrChange>
          </w:rPr>
          <w:delText xml:space="preserve">python-dotenv</w:delText>
        </w:r>
        <w:r w:rsidDel="00000000" w:rsidR="00000000" w:rsidRPr="00000000">
          <w:rPr>
            <w:sz w:val="10"/>
            <w:szCs w:val="10"/>
            <w:rtl w:val="0"/>
            <w:rPrChange w:author="PREMA" w:id="59" w:date="2026-09-24T03:49:43Z">
              <w:rPr>
                <w:rFonts w:ascii="Cambria" w:cs="Cambria" w:eastAsia="Cambria" w:hAnsi="Cambria"/>
              </w:rPr>
            </w:rPrChange>
          </w:rPr>
          <w:delText xml:space="preserve">.</w:delText>
        </w:r>
      </w:del>
    </w:p>
    <w:p w:rsidR="00000000" w:rsidDel="00000000" w:rsidP="00000000" w:rsidRDefault="00000000" w:rsidRPr="00000000" w14:paraId="0000067E">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                GOOGLE_API_KEY=your_gemini_api_key_here</w:delText>
        </w:r>
      </w:del>
    </w:p>
    <w:p w:rsidR="00000000" w:rsidDel="00000000" w:rsidP="00000000" w:rsidRDefault="00000000" w:rsidRPr="00000000" w14:paraId="0000067F">
      <w:pPr>
        <w:pStyle w:val="Heading3"/>
        <w:keepNext w:val="0"/>
        <w:keepLines w:val="0"/>
        <w:spacing w:before="280" w:lineRule="auto"/>
        <w:rPr>
          <w:del w:author="PREMA" w:id="32" w:date="2026-09-24T03:49:43Z"/>
          <w:sz w:val="10"/>
          <w:szCs w:val="10"/>
          <w:rPrChange w:author="PREMA" w:id="59" w:date="2026-09-24T03:49:43Z">
            <w:rPr>
              <w:rFonts w:ascii="Cambria" w:cs="Cambria" w:eastAsia="Cambria" w:hAnsi="Cambria"/>
              <w:b w:val="1"/>
              <w:bCs w:val="1"/>
              <w:color w:val="000000"/>
              <w:sz w:val="22"/>
              <w:szCs w:val="22"/>
            </w:rPr>
          </w:rPrChange>
        </w:rPr>
      </w:pPr>
      <w:ins w:author="Anonymous" w:id="140" w:date="2026-09-25T09:17:26Z">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  </w:delText>
          </w:r>
        </w:del>
      </w:ins>
      <w:del w:author="PREMA" w:id="32" w:date="2026-09-24T03:49:43Z">
        <w:bookmarkStart w:colFirst="0" w:colLast="0" w:name="_xdr2euyu3vlp" w:id="33"/>
        <w:bookmarkEnd w:id="33"/>
        <w:r w:rsidDel="00000000" w:rsidR="00000000" w:rsidRPr="00000000">
          <w:rPr>
            <w:sz w:val="10"/>
            <w:szCs w:val="10"/>
            <w:rtl w:val="0"/>
            <w:rPrChange w:author="PREMA" w:id="59" w:date="2026-09-24T03:49:43Z">
              <w:rPr>
                <w:rFonts w:ascii="Cambria" w:cs="Cambria" w:eastAsia="Cambria" w:hAnsi="Cambria"/>
                <w:b w:val="1"/>
                <w:bCs w:val="1"/>
                <w:color w:val="000000"/>
                <w:sz w:val="22"/>
                <w:szCs w:val="22"/>
              </w:rPr>
            </w:rPrChange>
          </w:rPr>
          <w:delText xml:space="preserve">Frontend-Backend Rendering via Jinja2</w:delText>
        </w:r>
      </w:del>
    </w:p>
    <w:p w:rsidR="00000000" w:rsidDel="00000000" w:rsidP="00000000" w:rsidRDefault="00000000" w:rsidRPr="00000000" w14:paraId="00000680">
      <w:pPr>
        <w:spacing w:after="240" w:before="240"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All user interactions are facilitated via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Jinja2</w:delText>
        </w:r>
        <w:r w:rsidDel="00000000" w:rsidR="00000000" w:rsidRPr="00000000">
          <w:rPr>
            <w:sz w:val="10"/>
            <w:szCs w:val="10"/>
            <w:rtl w:val="0"/>
            <w:rPrChange w:author="PREMA" w:id="59" w:date="2026-09-24T03:49:43Z">
              <w:rPr>
                <w:rFonts w:ascii="Cambria" w:cs="Cambria" w:eastAsia="Cambria" w:hAnsi="Cambria"/>
              </w:rPr>
            </w:rPrChange>
          </w:rPr>
          <w:delText xml:space="preserve">-rendered templates:</w:delText>
        </w:r>
      </w:del>
    </w:p>
    <w:p w:rsidR="00000000" w:rsidDel="00000000" w:rsidP="00000000" w:rsidRDefault="00000000" w:rsidRPr="00000000" w14:paraId="00000681">
      <w:pPr>
        <w:numPr>
          <w:ilvl w:val="0"/>
          <w:numId w:val="21"/>
        </w:numPr>
        <w:spacing w:after="0" w:afterAutospacing="0" w:before="24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index.html</w:delText>
        </w:r>
        <w:r w:rsidDel="00000000" w:rsidR="00000000" w:rsidRPr="00000000">
          <w:rPr>
            <w:sz w:val="10"/>
            <w:szCs w:val="10"/>
            <w:rtl w:val="0"/>
            <w:rPrChange w:author="PREMA" w:id="59" w:date="2026-09-24T03:49:43Z">
              <w:rPr>
                <w:rFonts w:ascii="Cambria" w:cs="Cambria" w:eastAsia="Cambria" w:hAnsi="Cambria"/>
              </w:rPr>
            </w:rPrChange>
          </w:rPr>
          <w:delText xml:space="preserve">: Collects user inputs</w:delText>
        </w:r>
      </w:del>
    </w:p>
    <w:p w:rsidR="00000000" w:rsidDel="00000000" w:rsidP="00000000" w:rsidRDefault="00000000" w:rsidRPr="00000000" w14:paraId="00000682">
      <w:pPr>
        <w:numPr>
          <w:ilvl w:val="0"/>
          <w:numId w:val="21"/>
        </w:numPr>
        <w:spacing w:after="0" w:afterAutospacing="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result.html</w:delText>
        </w:r>
        <w:r w:rsidDel="00000000" w:rsidR="00000000" w:rsidRPr="00000000">
          <w:rPr>
            <w:sz w:val="10"/>
            <w:szCs w:val="10"/>
            <w:rtl w:val="0"/>
            <w:rPrChange w:author="PREMA" w:id="59" w:date="2026-09-24T03:49:43Z">
              <w:rPr>
                <w:rFonts w:ascii="Cambria" w:cs="Cambria" w:eastAsia="Cambria" w:hAnsi="Cambria"/>
              </w:rPr>
            </w:rPrChange>
          </w:rPr>
          <w:delText xml:space="preserve">: Displays the generated AI plan</w:delText>
        </w:r>
      </w:del>
    </w:p>
    <w:p w:rsidR="00000000" w:rsidDel="00000000" w:rsidP="00000000" w:rsidRDefault="00000000" w:rsidRPr="00000000" w14:paraId="00000683">
      <w:pPr>
        <w:numPr>
          <w:ilvl w:val="0"/>
          <w:numId w:val="21"/>
        </w:numPr>
        <w:spacing w:after="240" w:before="0" w:beforeAutospacing="0"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all_users.html</w:delText>
        </w:r>
        <w:r w:rsidDel="00000000" w:rsidR="00000000" w:rsidRPr="00000000">
          <w:rPr>
            <w:sz w:val="10"/>
            <w:szCs w:val="10"/>
            <w:rtl w:val="0"/>
            <w:rPrChange w:author="PREMA" w:id="59" w:date="2026-09-24T03:49:43Z">
              <w:rPr>
                <w:rFonts w:ascii="Cambria" w:cs="Cambria" w:eastAsia="Cambria" w:hAnsi="Cambria"/>
              </w:rPr>
            </w:rPrChange>
          </w:rPr>
          <w:delText xml:space="preserve">: Lists all user records for admin view</w:delText>
        </w:r>
      </w:del>
    </w:p>
    <w:p w:rsidR="00000000" w:rsidDel="00000000" w:rsidP="00000000" w:rsidRDefault="00000000" w:rsidRPr="00000000" w14:paraId="00000684">
      <w:pPr>
        <w:pStyle w:val="Heading4"/>
        <w:keepNext w:val="0"/>
        <w:keepLines w:val="0"/>
        <w:widowControl w:val="0"/>
        <w:spacing w:after="40" w:before="240" w:lin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bookmarkStart w:colFirst="0" w:colLast="0" w:name="_n6u79px7ggr9" w:id="34"/>
        <w:bookmarkEnd w:id="34"/>
        <w:r w:rsidDel="00000000" w:rsidR="00000000" w:rsidRPr="00000000">
          <w:rPr>
            <w:sz w:val="10"/>
            <w:szCs w:val="10"/>
            <w:rtl w:val="0"/>
            <w:rPrChange w:author="PREMA" w:id="59" w:date="2026-09-24T03:49:43Z">
              <w:rPr>
                <w:rFonts w:ascii="Cambria" w:cs="Cambria" w:eastAsia="Cambria" w:hAnsi="Cambria"/>
                <w:b w:val="1"/>
                <w:bCs w:val="1"/>
                <w:color w:val="000000"/>
              </w:rPr>
            </w:rPrChange>
          </w:rPr>
          <w:delText xml:space="preserve">Activity </w:delText>
        </w:r>
        <w:r w:rsidDel="00000000" w:rsidR="00000000" w:rsidRPr="00000000">
          <w:rPr>
            <w:sz w:val="10"/>
            <w:szCs w:val="10"/>
            <w:rtl w:val="0"/>
            <w:rPrChange w:author="PREMA" w:id="59" w:date="2026-09-24T03:49:43Z">
              <w:rPr>
                <w:rFonts w:ascii="Cambria" w:cs="Cambria" w:eastAsia="Cambria" w:hAnsi="Cambria"/>
                <w:b w:val="1"/>
                <w:bCs w:val="1"/>
                <w:color w:val="000000"/>
              </w:rPr>
            </w:rPrChange>
          </w:rPr>
          <w:delText xml:space="preserve">5.2: Testing and Verifying Local Deployment</w:delText>
        </w:r>
        <w:r w:rsidDel="00000000" w:rsidR="00000000" w:rsidRPr="00000000">
          <w:rPr>
            <w:rtl w:val="0"/>
          </w:rPr>
        </w:r>
      </w:del>
    </w:p>
    <w:p w:rsidR="00000000" w:rsidDel="00000000" w:rsidP="00000000" w:rsidRDefault="00000000" w:rsidRPr="00000000" w14:paraId="00000685">
      <w:pPr>
        <w:widowControl w:val="0"/>
        <w:spacing w:after="240" w:before="240" w:line="240"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Access the Application Locally</w:delText>
        </w:r>
      </w:del>
    </w:p>
    <w:p w:rsidR="00000000" w:rsidDel="00000000" w:rsidP="00000000" w:rsidRDefault="00000000" w:rsidRPr="00000000" w14:paraId="00000686">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The FastAPI development server must be started using the command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uvicorn main:app —reload</w:delText>
        </w:r>
        <w:r w:rsidDel="00000000" w:rsidR="00000000" w:rsidRPr="00000000">
          <w:rPr>
            <w:sz w:val="10"/>
            <w:szCs w:val="10"/>
            <w:rtl w:val="0"/>
            <w:rPrChange w:author="PREMA" w:id="59" w:date="2026-09-24T03:49:43Z">
              <w:rPr>
                <w:rFonts w:ascii="Cambria" w:cs="Cambria" w:eastAsia="Cambria" w:hAnsi="Cambria"/>
              </w:rPr>
            </w:rPrChange>
          </w:rPr>
          <w:delTex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delText>
        </w:r>
      </w:del>
    </w:p>
    <w:p w:rsidR="00000000" w:rsidDel="00000000" w:rsidP="00000000" w:rsidRDefault="00000000" w:rsidRPr="00000000" w14:paraId="00000687">
      <w:pPr>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88">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Exploring Website’s web pages:</w:delText>
        </w:r>
      </w:del>
    </w:p>
    <w:p w:rsidR="00000000" w:rsidDel="00000000" w:rsidP="00000000" w:rsidRDefault="00000000" w:rsidRPr="00000000" w14:paraId="00000689">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8A">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Home page:</w:delText>
        </w:r>
      </w:del>
    </w:p>
    <w:p w:rsidR="00000000" w:rsidDel="00000000" w:rsidP="00000000" w:rsidRDefault="00000000" w:rsidRPr="00000000" w14:paraId="0000068B">
      <w:pPr>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PrChange w:author="PREMA" w:id="59" w:date="2026-09-24T03:49:43Z">
              <w:rPr>
                <w:rFonts w:ascii="Cambria" w:cs="Cambria" w:eastAsia="Cambria" w:hAnsi="Cambria"/>
                <w:b w:val="1"/>
                <w:bCs w:val="1"/>
              </w:rPr>
            </w:rPrChange>
          </w:rPr>
          <w:drawing>
            <wp:inline distB="114300" distT="114300" distL="114300" distR="114300">
              <wp:extent cx="5943600" cy="2692400"/>
              <wp:effectExtent b="0" l="0" r="0" t="0"/>
              <wp:docPr id="4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8C">
      <w:pPr>
        <w:spacing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8D">
      <w:pPr>
        <w:spacing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Description:</w:delText>
        </w:r>
        <w:r w:rsidDel="00000000" w:rsidR="00000000" w:rsidRPr="00000000">
          <w:rPr>
            <w:sz w:val="10"/>
            <w:szCs w:val="10"/>
            <w:rtl w:val="0"/>
            <w:rPrChange w:author="PREMA" w:id="59" w:date="2026-09-24T03:49:43Z">
              <w:rPr>
                <w:rFonts w:ascii="Cambria" w:cs="Cambria" w:eastAsia="Cambria" w:hAnsi="Cambria"/>
              </w:rPr>
            </w:rPrChange>
          </w:rPr>
          <w:delText xml:space="preserve"> The homepage of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FitBuddy – AI Workout Generator</w:delText>
        </w:r>
        <w:r w:rsidDel="00000000" w:rsidR="00000000" w:rsidRPr="00000000">
          <w:rPr>
            <w:sz w:val="10"/>
            <w:szCs w:val="10"/>
            <w:rtl w:val="0"/>
            <w:rPrChange w:author="PREMA" w:id="59" w:date="2026-09-24T03:49:43Z">
              <w:rPr>
                <w:rFonts w:ascii="Cambria" w:cs="Cambria" w:eastAsia="Cambria" w:hAnsi="Cambria"/>
              </w:rPr>
            </w:rPrChange>
          </w:rPr>
          <w:delText xml:space="preserve"> features a clean and engaging user interface designed to provide a seamless experience for users seeking personalized fitness plans. The form prominently displayed in the center allows users to enter essential information including:</w:delText>
        </w:r>
      </w:del>
    </w:p>
    <w:p w:rsidR="00000000" w:rsidDel="00000000" w:rsidP="00000000" w:rsidRDefault="00000000" w:rsidRPr="00000000" w14:paraId="0000068E">
      <w:pPr>
        <w:numPr>
          <w:ilvl w:val="0"/>
          <w:numId w:val="7"/>
        </w:numPr>
        <w:spacing w:after="0" w:afterAutospacing="0" w:before="240" w:line="276"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Name</w:delText>
        </w:r>
      </w:del>
    </w:p>
    <w:p w:rsidR="00000000" w:rsidDel="00000000" w:rsidP="00000000" w:rsidRDefault="00000000" w:rsidRPr="00000000" w14:paraId="0000068F">
      <w:pPr>
        <w:numPr>
          <w:ilvl w:val="0"/>
          <w:numId w:val="7"/>
        </w:numPr>
        <w:spacing w:after="0" w:afterAutospacing="0" w:before="0" w:beforeAutospacing="0" w:line="276"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User ID</w:delText>
        </w:r>
      </w:del>
    </w:p>
    <w:p w:rsidR="00000000" w:rsidDel="00000000" w:rsidP="00000000" w:rsidRDefault="00000000" w:rsidRPr="00000000" w14:paraId="00000690">
      <w:pPr>
        <w:numPr>
          <w:ilvl w:val="0"/>
          <w:numId w:val="7"/>
        </w:numPr>
        <w:spacing w:after="0" w:afterAutospacing="0" w:before="0" w:beforeAutospacing="0" w:line="276"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Age</w:delText>
        </w:r>
      </w:del>
    </w:p>
    <w:p w:rsidR="00000000" w:rsidDel="00000000" w:rsidP="00000000" w:rsidRDefault="00000000" w:rsidRPr="00000000" w14:paraId="00000691">
      <w:pPr>
        <w:numPr>
          <w:ilvl w:val="0"/>
          <w:numId w:val="7"/>
        </w:numPr>
        <w:spacing w:after="0" w:afterAutospacing="0" w:before="0" w:beforeAutospacing="0" w:line="276"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Weight (kg)</w:delText>
        </w:r>
      </w:del>
    </w:p>
    <w:p w:rsidR="00000000" w:rsidDel="00000000" w:rsidP="00000000" w:rsidRDefault="00000000" w:rsidRPr="00000000" w14:paraId="00000692">
      <w:pPr>
        <w:numPr>
          <w:ilvl w:val="0"/>
          <w:numId w:val="7"/>
        </w:numPr>
        <w:spacing w:after="0" w:afterAutospacing="0" w:before="0" w:beforeAutospacing="0" w:line="276"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Fitness Goal</w:delText>
        </w:r>
        <w:r w:rsidDel="00000000" w:rsidR="00000000" w:rsidRPr="00000000">
          <w:rPr>
            <w:sz w:val="10"/>
            <w:szCs w:val="10"/>
            <w:rtl w:val="0"/>
            <w:rPrChange w:author="PREMA" w:id="59" w:date="2026-09-24T03:49:43Z">
              <w:rPr>
                <w:rFonts w:ascii="Cambria" w:cs="Cambria" w:eastAsia="Cambria" w:hAnsi="Cambria"/>
              </w:rPr>
            </w:rPrChange>
          </w:rPr>
          <w:delText xml:space="preserve"> (e.g., weight loss, flexibility)</w:delText>
        </w:r>
      </w:del>
    </w:p>
    <w:p w:rsidR="00000000" w:rsidDel="00000000" w:rsidP="00000000" w:rsidRDefault="00000000" w:rsidRPr="00000000" w14:paraId="00000693">
      <w:pPr>
        <w:numPr>
          <w:ilvl w:val="0"/>
          <w:numId w:val="7"/>
        </w:numPr>
        <w:spacing w:after="240" w:before="0" w:beforeAutospacing="0" w:line="276" w:lineRule="auto"/>
        <w:ind w:left="720" w:hanging="360"/>
        <w:rPr>
          <w:del w:author="PREMA" w:id="32" w:date="2026-09-24T03:49:43Z"/>
          <w:rFonts w:ascii="Cambria" w:cs="Cambria" w:eastAsia="Cambria" w:hAnsi="Cambria"/>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Workout Intensity</w:delText>
        </w:r>
        <w:r w:rsidDel="00000000" w:rsidR="00000000" w:rsidRPr="00000000">
          <w:rPr>
            <w:sz w:val="10"/>
            <w:szCs w:val="10"/>
            <w:rtl w:val="0"/>
            <w:rPrChange w:author="PREMA" w:id="59" w:date="2026-09-24T03:49:43Z">
              <w:rPr>
                <w:rFonts w:ascii="Cambria" w:cs="Cambria" w:eastAsia="Cambria" w:hAnsi="Cambria"/>
              </w:rPr>
            </w:rPrChange>
          </w:rPr>
          <w:delText xml:space="preserve"> (Low, Medium, High)</w:delText>
          <w:br w:type="textWrapping"/>
        </w:r>
      </w:del>
    </w:p>
    <w:p w:rsidR="00000000" w:rsidDel="00000000" w:rsidP="00000000" w:rsidRDefault="00000000" w:rsidRPr="00000000" w14:paraId="00000694">
      <w:pPr>
        <w:spacing w:after="240" w:before="240" w:line="276" w:lineRule="auto"/>
        <w:ind w:left="0" w:firstLine="0"/>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Once users submit this data, they can click the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"Generate Plan"</w:delText>
        </w:r>
        <w:r w:rsidDel="00000000" w:rsidR="00000000" w:rsidRPr="00000000">
          <w:rPr>
            <w:sz w:val="10"/>
            <w:szCs w:val="10"/>
            <w:rtl w:val="0"/>
            <w:rPrChange w:author="PREMA" w:id="59" w:date="2026-09-24T03:49:43Z">
              <w:rPr>
                <w:rFonts w:ascii="Cambria" w:cs="Cambria" w:eastAsia="Cambria" w:hAnsi="Cambria"/>
              </w:rPr>
            </w:rPrChange>
          </w:rPr>
          <w:delTex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delText>
        </w:r>
      </w:del>
    </w:p>
    <w:p w:rsidR="00000000" w:rsidDel="00000000" w:rsidP="00000000" w:rsidRDefault="00000000" w:rsidRPr="00000000" w14:paraId="00000695">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This intuitive design ensures users of all experience levels can quickly get started with minimal effort.</w:delText>
        </w:r>
        <w:r w:rsidDel="00000000" w:rsidR="00000000" w:rsidRPr="00000000">
          <w:rPr>
            <w:rtl w:val="0"/>
          </w:rPr>
        </w:r>
      </w:del>
    </w:p>
    <w:p w:rsidR="00000000" w:rsidDel="00000000" w:rsidP="00000000" w:rsidRDefault="00000000" w:rsidRPr="00000000" w14:paraId="00000696">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Personalized workout generation page:</w:delText>
        </w:r>
      </w:del>
    </w:p>
    <w:p w:rsidR="00000000" w:rsidDel="00000000" w:rsidP="00000000" w:rsidRDefault="00000000" w:rsidRPr="00000000" w14:paraId="00000697">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User Information:</w:delText>
        </w:r>
      </w:del>
      <w:ins w:author="Gayathri G D" w:id="141" w:date="2026-09-22T05:43:45Z">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                                                                                                       </w:delText>
          </w:r>
        </w:del>
      </w:ins>
      <w:del w:author="PREMA" w:id="32" w:date="2026-09-24T03:49:43Z">
        <w:r w:rsidDel="00000000" w:rsidR="00000000" w:rsidRPr="00000000">
          <w:rPr>
            <w:rtl w:val="0"/>
          </w:rPr>
        </w:r>
      </w:del>
    </w:p>
    <w:p w:rsidR="00000000" w:rsidDel="00000000" w:rsidP="00000000" w:rsidRDefault="00000000" w:rsidRPr="00000000" w14:paraId="00000698">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943600" cy="2273300"/>
              <wp:effectExtent b="0" l="0" r="0" t="0"/>
              <wp:docPr id="102"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943600" cy="2273300"/>
                      </a:xfrm>
                      <a:prstGeom prst="rect"/>
                      <a:ln/>
                    </pic:spPr>
                  </pic:pic>
                </a:graphicData>
              </a:graphic>
            </wp:inline>
          </w:drawing>
        </w:r>
        <w:r w:rsidDel="00000000" w:rsidR="00000000" w:rsidRPr="00000000">
          <w:rPr>
            <w:rtl w:val="0"/>
          </w:rPr>
        </w:r>
      </w:del>
    </w:p>
    <w:p w:rsidR="00000000" w:rsidDel="00000000" w:rsidP="00000000" w:rsidRDefault="00000000" w:rsidRPr="00000000" w14:paraId="00000699">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Description:</w:delText>
        </w:r>
        <w:r w:rsidDel="00000000" w:rsidR="00000000" w:rsidRPr="00000000">
          <w:rPr>
            <w:sz w:val="10"/>
            <w:szCs w:val="10"/>
            <w:rtl w:val="0"/>
            <w:rPrChange w:author="PREMA" w:id="59" w:date="2026-09-24T03:49:43Z">
              <w:rPr>
                <w:rFonts w:ascii="Cambria" w:cs="Cambria" w:eastAsia="Cambria" w:hAnsi="Cambria"/>
              </w:rPr>
            </w:rPrChange>
          </w:rPr>
          <w:delText xml:space="preserve"> Once the user submits their details, the application navigates to a personalized workout plan page. This section displays a summary of the user’s input including their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Name, User ID, Age, Weight, Fitness Goal</w:delText>
        </w:r>
        <w:r w:rsidDel="00000000" w:rsidR="00000000" w:rsidRPr="00000000">
          <w:rPr>
            <w:sz w:val="10"/>
            <w:szCs w:val="10"/>
            <w:rtl w:val="0"/>
            <w:rPrChange w:author="PREMA" w:id="59" w:date="2026-09-24T03:49:43Z">
              <w:rPr>
                <w:rFonts w:ascii="Cambria" w:cs="Cambria" w:eastAsia="Cambria" w:hAnsi="Cambria"/>
              </w:rPr>
            </w:rPrChange>
          </w:rPr>
          <w:delText xml:space="preserve">, and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Selected Intensity</w:delText>
        </w:r>
        <w:r w:rsidDel="00000000" w:rsidR="00000000" w:rsidRPr="00000000">
          <w:rPr>
            <w:sz w:val="10"/>
            <w:szCs w:val="10"/>
            <w:rtl w:val="0"/>
            <w:rPrChange w:author="PREMA" w:id="59" w:date="2026-09-24T03:49:43Z">
              <w:rPr>
                <w:rFonts w:ascii="Cambria" w:cs="Cambria" w:eastAsia="Cambria" w:hAnsi="Cambria"/>
              </w:rPr>
            </w:rPrChange>
          </w:rPr>
          <w:delText xml:space="preserve">. This personalized display ensures users feel acknowledged and guides the AI engine to generate relevant workout recommendations tailored specifically to their fitness journey.</w:delText>
        </w:r>
      </w:del>
    </w:p>
    <w:p w:rsidR="00000000" w:rsidDel="00000000" w:rsidP="00000000" w:rsidRDefault="00000000" w:rsidRPr="00000000" w14:paraId="0000069A">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9B">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9C">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9D">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9E">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Workout Plan:</w:delText>
        </w:r>
        <w:r w:rsidDel="00000000" w:rsidR="00000000" w:rsidRPr="00000000">
          <w:rPr>
            <w:rtl w:val="0"/>
          </w:rPr>
        </w:r>
      </w:del>
    </w:p>
    <w:p w:rsidR="00000000" w:rsidDel="00000000" w:rsidP="00000000" w:rsidRDefault="00000000" w:rsidRPr="00000000" w14:paraId="0000069F">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943600" cy="2692400"/>
              <wp:effectExtent b="0" l="0" r="0" t="0"/>
              <wp:docPr id="80"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A0">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943600" cy="2692400"/>
              <wp:effectExtent b="0" l="0" r="0" t="0"/>
              <wp:docPr id="78"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A1">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943600" cy="1879600"/>
              <wp:effectExtent b="0" l="0" r="0" t="0"/>
              <wp:docPr id="51"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943600" cy="1879600"/>
                      </a:xfrm>
                      <a:prstGeom prst="rect"/>
                      <a:ln/>
                    </pic:spPr>
                  </pic:pic>
                </a:graphicData>
              </a:graphic>
            </wp:inline>
          </w:drawing>
        </w:r>
        <w:r w:rsidDel="00000000" w:rsidR="00000000" w:rsidRPr="00000000">
          <w:rPr>
            <w:rtl w:val="0"/>
          </w:rPr>
        </w:r>
      </w:del>
    </w:p>
    <w:p w:rsidR="00000000" w:rsidDel="00000000" w:rsidP="00000000" w:rsidRDefault="00000000" w:rsidRPr="00000000" w14:paraId="000006A2">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Description: </w:delText>
        </w:r>
        <w:r w:rsidDel="00000000" w:rsidR="00000000" w:rsidRPr="00000000">
          <w:rPr>
            <w:sz w:val="10"/>
            <w:szCs w:val="10"/>
            <w:rtl w:val="0"/>
            <w:rPrChange w:author="PREMA" w:id="59" w:date="2026-09-24T03:49:43Z">
              <w:rPr>
                <w:rFonts w:ascii="Cambria" w:cs="Cambria" w:eastAsia="Cambria" w:hAnsi="Cambria"/>
              </w:rPr>
            </w:rPrChange>
          </w:rPr>
          <w:delText xml:space="preserve">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delText>
        </w:r>
      </w:del>
    </w:p>
    <w:p w:rsidR="00000000" w:rsidDel="00000000" w:rsidP="00000000" w:rsidRDefault="00000000" w:rsidRPr="00000000" w14:paraId="000006A3">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A4">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Nutrition Tip:</w:delText>
        </w:r>
      </w:del>
    </w:p>
    <w:p w:rsidR="00000000" w:rsidDel="00000000" w:rsidP="00000000" w:rsidRDefault="00000000" w:rsidRPr="00000000" w14:paraId="000006A5">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943600" cy="1066800"/>
              <wp:effectExtent b="0" l="0" r="0" t="0"/>
              <wp:docPr id="81"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943600" cy="1066800"/>
                      </a:xfrm>
                      <a:prstGeom prst="rect"/>
                      <a:ln/>
                    </pic:spPr>
                  </pic:pic>
                </a:graphicData>
              </a:graphic>
            </wp:inline>
          </w:drawing>
        </w:r>
        <w:r w:rsidDel="00000000" w:rsidR="00000000" w:rsidRPr="00000000">
          <w:rPr>
            <w:rtl w:val="0"/>
          </w:rPr>
        </w:r>
      </w:del>
    </w:p>
    <w:p w:rsidR="00000000" w:rsidDel="00000000" w:rsidP="00000000" w:rsidRDefault="00000000" w:rsidRPr="00000000" w14:paraId="000006A6">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Description:</w:delText>
        </w:r>
        <w:r w:rsidDel="00000000" w:rsidR="00000000" w:rsidRPr="00000000">
          <w:rPr>
            <w:sz w:val="10"/>
            <w:szCs w:val="10"/>
            <w:rtl w:val="0"/>
            <w:rPrChange w:author="PREMA" w:id="59" w:date="2026-09-24T03:49:43Z">
              <w:rPr>
                <w:rFonts w:ascii="Cambria" w:cs="Cambria" w:eastAsia="Cambria" w:hAnsi="Cambria"/>
              </w:rPr>
            </w:rPrChange>
          </w:rPr>
          <w:delText xml:space="preserve"> The </w:delText>
        </w:r>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Nutrition Tip</w:delText>
        </w:r>
        <w:r w:rsidDel="00000000" w:rsidR="00000000" w:rsidRPr="00000000">
          <w:rPr>
            <w:sz w:val="10"/>
            <w:szCs w:val="10"/>
            <w:rtl w:val="0"/>
            <w:rPrChange w:author="PREMA" w:id="59" w:date="2026-09-24T03:49:43Z">
              <w:rPr>
                <w:rFonts w:ascii="Cambria" w:cs="Cambria" w:eastAsia="Cambria" w:hAnsi="Cambria"/>
              </w:rPr>
            </w:rPrChange>
          </w:rPr>
          <w:delTex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delText>
        </w:r>
      </w:del>
    </w:p>
    <w:p w:rsidR="00000000" w:rsidDel="00000000" w:rsidP="00000000" w:rsidRDefault="00000000" w:rsidRPr="00000000" w14:paraId="000006A7">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A8">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A9">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AA">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Feedback Page:</w:delText>
        </w:r>
      </w:del>
    </w:p>
    <w:p w:rsidR="00000000" w:rsidDel="00000000" w:rsidP="00000000" w:rsidRDefault="00000000" w:rsidRPr="00000000" w14:paraId="000006AB">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PrChange w:author="PREMA" w:id="59" w:date="2026-09-24T03:49:43Z">
              <w:rPr>
                <w:rFonts w:ascii="Cambria" w:cs="Cambria" w:eastAsia="Cambria" w:hAnsi="Cambria"/>
                <w:b w:val="1"/>
                <w:bCs w:val="1"/>
              </w:rPr>
            </w:rPrChange>
          </w:rPr>
          <w:drawing>
            <wp:inline distB="114300" distT="114300" distL="114300" distR="114300">
              <wp:extent cx="5943600" cy="2286000"/>
              <wp:effectExtent b="0" l="0" r="0" t="0"/>
              <wp:docPr id="3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2286000"/>
                      </a:xfrm>
                      <a:prstGeom prst="rect"/>
                      <a:ln/>
                    </pic:spPr>
                  </pic:pic>
                </a:graphicData>
              </a:graphic>
            </wp:inline>
          </w:drawing>
        </w:r>
        <w:r w:rsidDel="00000000" w:rsidR="00000000" w:rsidRPr="00000000">
          <w:rPr>
            <w:rtl w:val="0"/>
          </w:rPr>
        </w:r>
      </w:del>
    </w:p>
    <w:p w:rsidR="00000000" w:rsidDel="00000000" w:rsidP="00000000" w:rsidRDefault="00000000" w:rsidRPr="00000000" w14:paraId="000006AC">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Description: </w:delText>
        </w:r>
        <w:r w:rsidDel="00000000" w:rsidR="00000000" w:rsidRPr="00000000">
          <w:rPr>
            <w:sz w:val="10"/>
            <w:szCs w:val="10"/>
            <w:rtl w:val="0"/>
            <w:rPrChange w:author="PREMA" w:id="59" w:date="2026-09-24T03:49:43Z">
              <w:rPr>
                <w:rFonts w:ascii="Cambria" w:cs="Cambria" w:eastAsia="Cambria" w:hAnsi="Cambria"/>
              </w:rPr>
            </w:rPrChange>
          </w:rPr>
          <w:delTex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delText>
        </w:r>
      </w:del>
    </w:p>
    <w:p w:rsidR="00000000" w:rsidDel="00000000" w:rsidP="00000000" w:rsidRDefault="00000000" w:rsidRPr="00000000" w14:paraId="000006AD">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Once the plan is updated it comes with a confirmation message .</w:delText>
        </w:r>
        <w:r w:rsidDel="00000000" w:rsidR="00000000" w:rsidRPr="00000000">
          <w:rPr>
            <w:sz w:val="10"/>
            <w:szCs w:val="10"/>
            <w:rPrChange w:author="PREMA" w:id="59" w:date="2026-09-24T03:49:43Z">
              <w:rPr>
                <w:rFonts w:ascii="Cambria" w:cs="Cambria" w:eastAsia="Cambria" w:hAnsi="Cambria"/>
              </w:rPr>
            </w:rPrChange>
          </w:rPr>
          <w:drawing>
            <wp:inline distB="114300" distT="114300" distL="114300" distR="114300">
              <wp:extent cx="5410200" cy="542925"/>
              <wp:effectExtent b="0" l="0" r="0" t="0"/>
              <wp:docPr id="60"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410200" cy="542925"/>
                      </a:xfrm>
                      <a:prstGeom prst="rect"/>
                      <a:ln/>
                    </pic:spPr>
                  </pic:pic>
                </a:graphicData>
              </a:graphic>
            </wp:inline>
          </w:drawing>
        </w:r>
        <w:r w:rsidDel="00000000" w:rsidR="00000000" w:rsidRPr="00000000">
          <w:rPr>
            <w:rtl w:val="0"/>
          </w:rPr>
        </w:r>
      </w:del>
    </w:p>
    <w:p w:rsidR="00000000" w:rsidDel="00000000" w:rsidP="00000000" w:rsidRDefault="00000000" w:rsidRPr="00000000" w14:paraId="000006AE">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AF">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B0">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B1">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B2">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B3">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B4">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rtl w:val="0"/>
          </w:rPr>
        </w:r>
      </w:del>
    </w:p>
    <w:p w:rsidR="00000000" w:rsidDel="00000000" w:rsidP="00000000" w:rsidRDefault="00000000" w:rsidRPr="00000000" w14:paraId="000006B5">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View all users page:</w:delText>
        </w:r>
      </w:del>
    </w:p>
    <w:p w:rsidR="00000000" w:rsidDel="00000000" w:rsidP="00000000" w:rsidRDefault="00000000" w:rsidRPr="00000000" w14:paraId="000006B6">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sz w:val="10"/>
            <w:szCs w:val="10"/>
            <w:rPrChange w:author="PREMA" w:id="59" w:date="2026-09-24T03:49:43Z">
              <w:rPr>
                <w:rFonts w:ascii="Cambria" w:cs="Cambria" w:eastAsia="Cambria" w:hAnsi="Cambria"/>
                <w:b w:val="1"/>
                <w:bCs w:val="1"/>
              </w:rPr>
            </w:rPrChange>
          </w:rPr>
          <w:drawing>
            <wp:inline distB="114300" distT="114300" distL="114300" distR="114300">
              <wp:extent cx="5943600" cy="2692400"/>
              <wp:effectExtent b="0" l="0" r="0" t="0"/>
              <wp:docPr id="27"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3600" cy="2692400"/>
                      </a:xfrm>
                      <a:prstGeom prst="rect"/>
                      <a:ln/>
                    </pic:spPr>
                  </pic:pic>
                </a:graphicData>
              </a:graphic>
            </wp:inline>
          </w:drawing>
        </w:r>
        <w:r w:rsidDel="00000000" w:rsidR="00000000" w:rsidRPr="00000000">
          <w:rPr>
            <w:rtl w:val="0"/>
          </w:rPr>
        </w:r>
      </w:del>
    </w:p>
    <w:p w:rsidR="00000000" w:rsidDel="00000000" w:rsidP="00000000" w:rsidRDefault="00000000" w:rsidRPr="00000000" w14:paraId="000006B7">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rPr>
            </w:rPrChange>
          </w:rPr>
          <w:delText xml:space="preserve">Description: </w:delText>
        </w:r>
        <w:r w:rsidDel="00000000" w:rsidR="00000000" w:rsidRPr="00000000">
          <w:rPr>
            <w:sz w:val="10"/>
            <w:szCs w:val="10"/>
            <w:rtl w:val="0"/>
            <w:rPrChange w:author="PREMA" w:id="59" w:date="2026-09-24T03:49:43Z">
              <w:rPr>
                <w:rFonts w:ascii="Cambria" w:cs="Cambria" w:eastAsia="Cambria" w:hAnsi="Cambria"/>
              </w:rPr>
            </w:rPrChange>
          </w:rPr>
          <w:delText xml:space="preserve">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delText>
        </w:r>
      </w:del>
    </w:p>
    <w:p w:rsidR="00000000" w:rsidDel="00000000" w:rsidP="00000000" w:rsidRDefault="00000000" w:rsidRPr="00000000" w14:paraId="000006B8">
      <w:pPr>
        <w:spacing w:after="240" w:before="240"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6B9">
      <w:pPr>
        <w:spacing w:after="240" w:before="240"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6BA">
      <w:pPr>
        <w:spacing w:after="240" w:before="240"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6BB">
      <w:pPr>
        <w:spacing w:after="240" w:before="240"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6BC">
      <w:pPr>
        <w:spacing w:after="240" w:before="240"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6BD">
      <w:pPr>
        <w:spacing w:after="240" w:before="240"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6BE">
      <w:pPr>
        <w:spacing w:after="240" w:before="240"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6BF">
      <w:pPr>
        <w:spacing w:after="240" w:before="240"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6C0">
      <w:pPr>
        <w:spacing w:after="240" w:before="240"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rtl w:val="0"/>
          </w:rPr>
        </w:r>
      </w:del>
    </w:p>
    <w:p w:rsidR="00000000" w:rsidDel="00000000" w:rsidP="00000000" w:rsidRDefault="00000000" w:rsidRPr="00000000" w14:paraId="000006C1">
      <w:pPr>
        <w:spacing w:after="240" w:before="240" w:line="276" w:lineRule="auto"/>
        <w:rPr>
          <w:del w:author="PREMA" w:id="32" w:date="2026-09-24T03:49:43Z"/>
          <w:sz w:val="10"/>
          <w:szCs w:val="10"/>
          <w:rPrChange w:author="PREMA" w:id="59" w:date="2026-09-24T03:49:43Z">
            <w:rPr>
              <w:rFonts w:ascii="Cambria" w:cs="Cambria" w:eastAsia="Cambria" w:hAnsi="Cambria"/>
              <w:b w:val="1"/>
              <w:bCs w:val="1"/>
              <w:sz w:val="24"/>
              <w:szCs w:val="24"/>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b w:val="1"/>
                <w:bCs w:val="1"/>
                <w:sz w:val="24"/>
                <w:szCs w:val="24"/>
              </w:rPr>
            </w:rPrChange>
          </w:rPr>
          <w:delText xml:space="preserve">Conclusion:</w:delText>
        </w:r>
      </w:del>
    </w:p>
    <w:p w:rsidR="00000000" w:rsidDel="00000000" w:rsidP="00000000" w:rsidRDefault="00000000" w:rsidRPr="00000000" w14:paraId="000006C2">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delText>
        </w:r>
      </w:del>
    </w:p>
    <w:p w:rsidR="00000000" w:rsidDel="00000000" w:rsidP="00000000" w:rsidRDefault="00000000" w:rsidRPr="00000000" w14:paraId="000006C3">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delText>
        </w:r>
      </w:del>
    </w:p>
    <w:p w:rsidR="00000000" w:rsidDel="00000000" w:rsidP="00000000" w:rsidRDefault="00000000" w:rsidRPr="00000000" w14:paraId="000006C4">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delText>
        </w:r>
      </w:del>
    </w:p>
    <w:p w:rsidR="00000000" w:rsidDel="00000000" w:rsidP="00000000" w:rsidRDefault="00000000" w:rsidRPr="00000000" w14:paraId="000006C5">
      <w:pPr>
        <w:spacing w:after="240" w:before="240" w:line="276" w:lineRule="auto"/>
        <w:rPr>
          <w:del w:author="PREMA" w:id="32" w:date="2026-09-24T03:49:43Z"/>
          <w:sz w:val="10"/>
          <w:szCs w:val="10"/>
          <w:rPrChange w:author="PREMA" w:id="59" w:date="2026-09-24T03:49:43Z">
            <w:rPr>
              <w:rFonts w:ascii="Cambria" w:cs="Cambria" w:eastAsia="Cambria" w:hAnsi="Cambria"/>
            </w:rPr>
          </w:rPrChange>
        </w:rPr>
      </w:pPr>
      <w:del w:author="PREMA" w:id="32" w:date="2026-09-24T03:49:43Z">
        <w:r w:rsidDel="00000000" w:rsidR="00000000" w:rsidRPr="00000000">
          <w:rPr>
            <w:sz w:val="10"/>
            <w:szCs w:val="10"/>
            <w:rtl w:val="0"/>
            <w:rPrChange w:author="PREMA" w:id="59" w:date="2026-09-24T03:49:43Z">
              <w:rPr>
                <w:rFonts w:ascii="Cambria" w:cs="Cambria" w:eastAsia="Cambria" w:hAnsi="Cambria"/>
              </w:rPr>
            </w:rPrChange>
          </w:rPr>
          <w:delTex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delText>
        </w:r>
      </w:del>
    </w:p>
    <w:p w:rsidR="00000000" w:rsidDel="00000000" w:rsidP="00000000" w:rsidRDefault="00000000" w:rsidRPr="00000000" w14:paraId="000006C6">
      <w:pPr>
        <w:spacing w:after="240" w:before="240" w:line="276" w:lineRule="auto"/>
        <w:rPr>
          <w:del w:author="PREMA" w:id="32" w:date="2026-09-24T03:49:43Z"/>
          <w:sz w:val="10"/>
          <w:szCs w:val="10"/>
          <w:rPrChange w:author="PREMA" w:id="59" w:date="2026-09-24T03:49:43Z">
            <w:rPr>
              <w:rFonts w:ascii="Cambria" w:cs="Cambria" w:eastAsia="Cambria" w:hAnsi="Cambria"/>
              <w:b w:val="1"/>
              <w:bCs w:val="1"/>
            </w:rPr>
          </w:rPrChange>
        </w:rPr>
      </w:pPr>
      <w:del w:author="PREMA" w:id="32" w:date="2026-09-24T03:49:43Z">
        <w:r w:rsidDel="00000000" w:rsidR="00000000" w:rsidRPr="00000000">
          <w:rPr>
            <w:rtl w:val="0"/>
          </w:rPr>
        </w:r>
      </w:del>
    </w:p>
    <w:p w:rsidR="00000000" w:rsidDel="00000000" w:rsidP="00000000" w:rsidRDefault="00000000" w:rsidRPr="00000000" w14:paraId="000006C7">
      <w:pPr>
        <w:spacing w:after="240" w:before="240" w:line="276" w:lineRule="auto"/>
        <w:rPr>
          <w:del w:author="Prajan Prajan" w:id="142" w:date="2026-09-23T04:47:34Z"/>
          <w:rFonts w:ascii="Cambria" w:cs="Cambria" w:eastAsia="Cambria" w:hAnsi="Cambria"/>
          <w:b w:val="1"/>
          <w:bCs w:val="1"/>
          <w:sz w:val="30"/>
          <w:szCs w:val="30"/>
          <w:u w:val="single"/>
          <w:rPrChange w:author="Prajan Prajan" w:id="143" w:date="2026-09-23T04:46:41Z">
            <w:rPr>
              <w:rFonts w:ascii="Cambria" w:cs="Cambria" w:eastAsia="Cambria" w:hAnsi="Cambria"/>
            </w:rPr>
          </w:rPrChange>
        </w:rPr>
      </w:pPr>
      <w:del w:author="Prajan Prajan" w:id="142" w:date="2026-09-23T04:47:34Z">
        <w:r w:rsidDel="00000000" w:rsidR="00000000" w:rsidRPr="00000000">
          <w:rPr>
            <w:rtl w:val="0"/>
          </w:rPr>
        </w:r>
      </w:del>
    </w:p>
    <w:p w:rsidR="00000000" w:rsidDel="00000000" w:rsidP="00000000" w:rsidRDefault="00000000" w:rsidRPr="00000000" w14:paraId="000006C8">
      <w:pPr>
        <w:pStyle w:val="Title"/>
        <w:spacing w:line="276" w:lineRule="auto"/>
        <w:rPr>
          <w:ins w:author="Anonymous" w:id="144" w:date="2026-09-24T05:32:47Z"/>
          <w:rFonts w:ascii="Cambria" w:cs="Cambria" w:eastAsia="Cambria" w:hAnsi="Cambria"/>
          <w:sz w:val="30"/>
          <w:szCs w:val="30"/>
          <w:u w:val="single"/>
          <w:rPrChange w:author="Anonymous" w:id="145" w:date="2026-09-24T05:32:47Z">
            <w:rPr>
              <w:rFonts w:ascii="Cambria" w:cs="Cambria" w:eastAsia="Cambria" w:hAnsi="Cambria"/>
            </w:rPr>
          </w:rPrChange>
        </w:rPr>
      </w:pPr>
      <w:ins w:author="Anonymous" w:id="144" w:date="2026-09-24T05:32:47Z">
        <w:bookmarkStart w:colFirst="0" w:colLast="0" w:name="_pj5slxwnswq3" w:id="35"/>
        <w:bookmarkEnd w:id="35"/>
        <w:r w:rsidDel="00000000" w:rsidR="00000000" w:rsidRPr="00000000">
          <w:rPr>
            <w:rFonts w:ascii="Cambria" w:cs="Cambria" w:eastAsia="Cambria" w:hAnsi="Cambria"/>
            <w:b w:val="1"/>
            <w:bCs w:val="1"/>
            <w:sz w:val="30"/>
            <w:szCs w:val="30"/>
            <w:u w:val="single"/>
            <w:rtl w:val="0"/>
            <w:rPrChange w:author="Anonymous" w:id="145" w:date="2026-09-24T05:32:47Z">
              <w:rPr>
                <w:rFonts w:ascii="Cambria" w:cs="Cambria" w:eastAsia="Cambria" w:hAnsi="Cambria"/>
              </w:rPr>
            </w:rPrChange>
          </w:rPr>
          <w:t xml:space="preserve">**Dear Faculty Members,****Dear Faculty</w:t>
        </w:r>
        <w:r w:rsidDel="00000000" w:rsidR="00000000" w:rsidRPr="00000000">
          <w:rPr>
            <w:rtl w:val="0"/>
          </w:rPr>
        </w:r>
      </w:ins>
    </w:p>
    <w:p w:rsidR="00000000" w:rsidDel="00000000" w:rsidP="00000000" w:rsidRDefault="00000000" w:rsidRPr="00000000" w14:paraId="000006C9">
      <w:pPr>
        <w:spacing w:line="276" w:lineRule="auto"/>
        <w:rPr>
          <w:ins w:author="Anonymous" w:id="144" w:date="2026-09-24T05:32:47Z"/>
          <w:rFonts w:ascii="Cambria" w:cs="Cambria" w:eastAsia="Cambria" w:hAnsi="Cambria"/>
          <w:b w:val="1"/>
          <w:bCs w:val="1"/>
          <w:sz w:val="30"/>
          <w:szCs w:val="30"/>
          <w:u w:val="single"/>
          <w:rPrChange w:author="Anonymous" w:id="145" w:date="2026-09-24T05:32:47Z">
            <w:rPr>
              <w:rFonts w:ascii="Cambria" w:cs="Cambria" w:eastAsia="Cambria" w:hAnsi="Cambria"/>
            </w:rPr>
          </w:rPrChange>
        </w:rPr>
      </w:pPr>
      <w:ins w:author="Anonymous" w:id="144" w:date="2026-09-24T05:32:47Z">
        <w:r w:rsidDel="00000000" w:rsidR="00000000" w:rsidRPr="00000000">
          <w:rPr>
            <w:rtl w:val="0"/>
          </w:rPr>
        </w:r>
      </w:ins>
    </w:p>
    <w:p w:rsidR="00000000" w:rsidDel="00000000" w:rsidP="00000000" w:rsidRDefault="00000000" w:rsidRPr="00000000" w14:paraId="000006CA">
      <w:pPr>
        <w:spacing w:after="240" w:before="240" w:line="276" w:lineRule="auto"/>
        <w:rPr>
          <w:ins w:author="Anonymous" w:id="144" w:date="2026-09-24T05:32:47Z"/>
          <w:rFonts w:ascii="Cambria" w:cs="Cambria" w:eastAsia="Cambria" w:hAnsi="Cambria"/>
          <w:b w:val="1"/>
          <w:bCs w:val="1"/>
          <w:sz w:val="30"/>
          <w:szCs w:val="30"/>
          <w:u w:val="single"/>
          <w:rPrChange w:author="Anonymous" w:id="145" w:date="2026-09-24T05:32:47Z">
            <w:rPr>
              <w:rFonts w:ascii="Cambria" w:cs="Cambria" w:eastAsia="Cambria" w:hAnsi="Cambria"/>
            </w:rPr>
          </w:rPrChange>
        </w:rPr>
      </w:pPr>
      <w:ins w:author="Anonymous" w:id="144" w:date="2026-09-24T05:32:47Z">
        <w:r w:rsidDel="00000000" w:rsidR="00000000" w:rsidRPr="00000000">
          <w:rPr>
            <w:rFonts w:ascii="Cambria" w:cs="Cambria" w:eastAsia="Cambria" w:hAnsi="Cambria"/>
            <w:b w:val="1"/>
            <w:bCs w:val="1"/>
            <w:sz w:val="30"/>
            <w:szCs w:val="30"/>
            <w:u w:val="single"/>
            <w:rtl w:val="0"/>
            <w:rPrChange w:author="Anonymous" w:id="145" w:date="2026-09-24T05:32:47Z">
              <w:rPr>
                <w:rFonts w:ascii="Cambria" w:cs="Cambria" w:eastAsia="Cambria" w:hAnsi="Cambria"/>
              </w:rPr>
            </w:rPrChange>
          </w:rPr>
          <w:t xml:space="preserve">**Greetings from SmartBridge..!!**</w:t>
        </w:r>
      </w:ins>
    </w:p>
    <w:p w:rsidR="00000000" w:rsidDel="00000000" w:rsidP="00000000" w:rsidRDefault="00000000" w:rsidRPr="00000000" w14:paraId="000006CB">
      <w:pPr>
        <w:spacing w:line="276" w:lineRule="auto"/>
        <w:rPr>
          <w:rFonts w:ascii="Cambria" w:cs="Cambria" w:eastAsia="Cambria" w:hAnsi="Cambria"/>
          <w:b w:val="1"/>
          <w:bCs w:val="1"/>
          <w:sz w:val="30"/>
          <w:szCs w:val="30"/>
          <w:u w:val="single"/>
          <w:rPrChange w:author="Anonymous" w:id="145" w:date="2026-09-24T05:32:47Z">
            <w:rPr>
              <w:rFonts w:ascii="Cambria" w:cs="Cambria" w:eastAsia="Cambria" w:hAnsi="Cambria"/>
            </w:rPr>
          </w:rPrChange>
        </w:rPr>
      </w:pPr>
      <w:r w:rsidDel="00000000" w:rsidR="00000000" w:rsidRPr="00000000">
        <w:rPr>
          <w:rtl w:val="0"/>
        </w:rPr>
      </w:r>
    </w:p>
    <w:sectPr>
      <w:headerReference r:id="rId35" w:type="default"/>
      <w:headerReference r:id="rId36" w:type="first"/>
      <w:footerReference r:id="rId37" w:type="default"/>
      <w:footerReference r:id="rId38" w:type="first"/>
      <w:pgSz w:h="15840" w:w="12240" w:orient="portrait"/>
      <w:pgMar w:bottom="1440" w:top="1440" w:left="0" w:right="0" w:header="720" w:footer="720"/>
      <w:pgNumType w:start="1"/>
      <w:titlePg w:val="1"/>
      <w:sectPrChange w:author="imal rosy" w:id="0" w:date="2026-09-24T07:51:22Z">
        <w:sectPr w:rsidR="000000" w:rsidDel="000000" w:rsidRPr="000000" w:rsidSect="000000">
          <w:pgMar w:bottom="1440" w:top="1440" w:left="1440" w:right="1440" w:header="720" w:footer="720"/>
          <w:pgNumType w:start="1"/>
          <w:pgSz w:h="15840" w:w="12240" w:orient="portrait"/>
          <w:titlePg w:val="0"/>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A">
    <w:pPr>
      <w:ind w:left="566.9291338582677" w:firstLine="0"/>
      <w:rPr>
        <w:ins w:author="Saranya Sankar" w:id="167" w:date="2026-09-22T13:21:09Z"/>
        <w:rPrChange w:author="Saranya Sankar" w:id="171" w:date="2026-09-22T13:21:09Z">
          <w:rPr/>
        </w:rPrChange>
      </w:rPr>
      <w:pPrChange w:author="Anonymous" w:id="0" w:date="2026-09-24T05:41:53Z">
        <w:pPr/>
      </w:pPrChange>
    </w:pPr>
    <w:ins w:author="STEBINA ESTHER A" w:id="168" w:date="2026-09-24T07:15:08Z">
      <w:r w:rsidDel="00000000" w:rsidR="00000000" w:rsidRPr="00000000">
        <w:rPr/>
        <w:fldChar w:fldCharType="begin"/>
        <w:instrText xml:space="preserve">PAGE</w:instrText>
        <w:fldChar w:fldCharType="separate"/>
        <w:fldChar w:fldCharType="end"/>
      </w:r>
    </w:ins>
    <w:ins w:author="Saranya Sankar" w:id="167" w:date="2026-09-22T13:21:09Z"/>
    <w:ins w:author="Nithya Paramesh" w:id="169" w:date="2026-09-25T09:13:15Z">
      <w:r w:rsidDel="00000000" w:rsidR="00000000" w:rsidRPr="00000000">
        <w:rPr>
          <w:u w:val="single"/>
          <w:rPrChange w:author="Nithya Paramesh" w:id="170" w:date="2026-09-25T09:13:15Z">
            <w:rPr/>
          </w:rPrChange>
        </w:rPr>
        <w:drawing>
          <wp:inline distB="114300" distT="114300" distL="114300" distR="114300">
            <wp:extent cx="5943600" cy="4038600"/>
            <wp:effectExtent b="0" l="0" r="0" t="0"/>
            <wp:docPr id="1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943600" cy="4038600"/>
                    </a:xfrm>
                    <a:prstGeom prst="rect"/>
                    <a:ln/>
                  </pic:spPr>
                </pic:pic>
              </a:graphicData>
            </a:graphic>
          </wp:inline>
        </w:drawing>
      </w:r>
    </w:ins>
    <w:ins w:author="Saranya Sankar" w:id="167" w:date="2026-09-22T13:21:09Z">
      <w:r w:rsidDel="00000000" w:rsidR="00000000" w:rsidRPr="00000000">
        <w:rPr>
          <w:rtl w:val="0"/>
        </w:rPr>
      </w:r>
    </w:ins>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C">
    <w:pPr>
      <w:rPr>
        <w:ins w:author="Yunus Sheriff Yasar Sheriff" w:id="173" w:date="2026-09-24T09:02:26Z"/>
        <w:rPrChange w:author="Yunus Sheriff Yasar Sheriff" w:id="1" w:date="2026-09-24T09:02:26Z">
          <w:rPr/>
        </w:rPrChange>
      </w:rPr>
    </w:pPr>
    <w:ins w:author="Yunus Sheriff Yasar Sheriff" w:id="173" w:date="2026-09-24T09:02:26Z">
      <w:r w:rsidDel="00000000" w:rsidR="00000000" w:rsidRPr="00000000">
        <w:rPr>
          <w:rtl w:val="0"/>
        </w:rPr>
      </w:r>
    </w:in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C">
    <w:pPr>
      <w:pStyle w:val="Title"/>
      <w:spacing w:line="276" w:lineRule="auto"/>
      <w:rPr>
        <w:ins w:author="Tdivya divyat" w:id="147" w:date="2026-09-24T05:16:32Z"/>
        <w:rPrChange w:author="Tdivya divyat" w:id="146" w:date="2026-09-24T04:47:49Z">
          <w:rPr/>
        </w:rPrChange>
      </w:rPr>
    </w:pPr>
    <w:r w:rsidDel="00000000" w:rsidR="00000000" w:rsidRPr="00000000">
      <w:rPr>
        <w:rPrChange w:author="Tdivya divyat" w:id="146" w:date="2026-09-24T04:47:49Z">
          <w:rPr/>
        </w:rPrChange>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70" name="image28.png"/>
          <a:graphic>
            <a:graphicData uri="http://schemas.openxmlformats.org/drawingml/2006/picture">
              <pic:pic>
                <pic:nvPicPr>
                  <pic:cNvPr id="0" name="image28.png"/>
                  <pic:cNvPicPr preferRelativeResize="0"/>
                </pic:nvPicPr>
                <pic:blipFill>
                  <a:blip r:embed="rId1"/>
                  <a:srcRect b="0" l="0" r="0" t="0"/>
                  <a:stretch>
                    <a:fillRect/>
                  </a:stretch>
                </pic:blipFill>
                <pic:spPr>
                  <a:xfrm>
                    <a:off x="0" y="0"/>
                    <a:ext cx="1076325" cy="300038"/>
                  </a:xfrm>
                  <a:prstGeom prst="rect"/>
                  <a:ln/>
                </pic:spPr>
              </pic:pic>
            </a:graphicData>
          </a:graphic>
        </wp:anchor>
      </w:drawing>
    </w:r>
    <w:ins w:author="Tdivya divyat" w:id="147" w:date="2026-09-24T05:16:32Z">
      <w:bookmarkStart w:colFirst="0" w:colLast="0" w:name="_inp5nu1n65xo" w:id="36"/>
      <w:bookmarkEnd w:id="36"/>
      <w:r w:rsidDel="00000000" w:rsidR="00000000" w:rsidRPr="00000000">
        <w:rPr>
          <w:rtl w:val="0"/>
        </w:rPr>
      </w:r>
    </w:ins>
  </w:p>
  <w:p w:rsidR="00000000" w:rsidDel="00000000" w:rsidP="00000000" w:rsidRDefault="00000000" w:rsidRPr="00000000" w14:paraId="000006CD">
    <w:pPr>
      <w:pStyle w:val="Title"/>
      <w:spacing w:line="276" w:lineRule="auto"/>
      <w:rPr>
        <w:ins w:author="Prajan Prajan" w:id="142" w:date="2026-09-23T04:47:34Z"/>
        <w:del w:author="Hashini 2008" w:id="149" w:date="2026-09-24T06:23:36Z"/>
        <w:rFonts w:ascii="Cambria" w:cs="Cambria" w:eastAsia="Cambria" w:hAnsi="Cambria"/>
        <w:sz w:val="30"/>
        <w:szCs w:val="30"/>
        <w:u w:val="single"/>
        <w:rPrChange w:author="Tdivya divyat" w:id="146" w:date="2026-09-24T04:47:49Z">
          <w:rPr/>
        </w:rPrChange>
      </w:rPr>
      <w:pPrChange w:author="Tdivya divyat" w:id="0" w:date="2026-09-24T05:16:32Z">
        <w:pPr>
          <w:spacing w:line="276" w:lineRule="auto"/>
        </w:pPr>
      </w:pPrChange>
    </w:pPr>
    <w:ins w:author="PREMA" w:id="148" w:date="2026-09-24T01:15:25Z">
      <w:del w:author="Hashini 2008" w:id="149" w:date="2026-09-24T06:23:36Z">
        <w:r w:rsidDel="00000000" w:rsidR="00000000" w:rsidRPr="00000000">
          <w:rPr>
            <w:rtl w:val="0"/>
            <w:rPrChange w:author="Tdivya divyat" w:id="146" w:date="2026-09-24T04:47:49Z">
              <w:rPr/>
            </w:rPrChange>
          </w:rPr>
          <w:delText xml:space="preserve">aa</w:delText>
        </w:r>
      </w:del>
    </w:ins>
    <w:del w:author="Hashini 2008" w:id="149" w:date="2026-09-24T06:23:36Z"/>
    <w:ins w:author="Jeevan J" w:id="150" w:date="2026-09-24T11:51:54Z">
      <w:del w:author="Hashini 2008" w:id="149" w:date="2026-09-24T06:23:36Z">
        <w:r w:rsidDel="00000000" w:rsidR="00000000" w:rsidRPr="00000000">
          <w:rPr>
            <w:rtl w:val="0"/>
            <w:rPrChange w:author="Tdivya divyat" w:id="146" w:date="2026-09-24T04:47:49Z">
              <w:rPr/>
            </w:rPrChange>
          </w:rPr>
          <w:delText xml:space="preserve">98</w:delText>
        </w:r>
      </w:del>
    </w:ins>
    <w:del w:author="Hashini 2008" w:id="149" w:date="2026-09-24T06:23:36Z">
      <w:r w:rsidDel="00000000" w:rsidR="00000000" w:rsidRPr="00000000">
        <w:rPr>
          <w:rPrChange w:author="Tdivya divyat" w:id="146" w:date="2026-09-24T04:47:49Z">
            <w:rPr/>
          </w:rPrChange>
        </w:rPr>
        <w:drawing>
          <wp:inline distB="114300" distT="114300" distL="114300" distR="114300">
            <wp:extent cx="1587500" cy="685800"/>
            <wp:effectExtent b="0" l="0" r="0" t="0"/>
            <wp:docPr id="2"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1587500" cy="685800"/>
                    </a:xfrm>
                    <a:prstGeom prst="rect"/>
                    <a:ln/>
                  </pic:spPr>
                </pic:pic>
              </a:graphicData>
            </a:graphic>
          </wp:inline>
        </w:drawing>
      </w:r>
    </w:del>
    <w:ins w:author="Prajan Prajan" w:id="142" w:date="2026-09-23T04:47:34Z">
      <w:del w:author="Hashini 2008" w:id="149" w:date="2026-09-24T06:23:36Z">
        <w:r w:rsidDel="00000000" w:rsidR="00000000" w:rsidRPr="00000000">
          <w:rPr>
            <w:rFonts w:ascii="Cambria" w:cs="Cambria" w:eastAsia="Cambria" w:hAnsi="Cambria"/>
            <w:b w:val="1"/>
            <w:bCs w:val="1"/>
            <w:sz w:val="30"/>
            <w:szCs w:val="30"/>
            <w:u w:val="single"/>
            <w:rtl w:val="0"/>
            <w:rPrChange w:author="Tdivya divyat" w:id="146" w:date="2026-09-24T04:47:49Z">
              <w:rPr/>
            </w:rPrChange>
          </w:rPr>
          <w:delText xml:space="preserve">**Dear Faculty</w:delText>
        </w:r>
        <w:r w:rsidDel="00000000" w:rsidR="00000000" w:rsidRPr="00000000">
          <w:rPr>
            <w:rFonts w:ascii="Cambria" w:cs="Cambria" w:eastAsia="Cambria" w:hAnsi="Cambria"/>
            <w:b w:val="1"/>
            <w:bCs w:val="1"/>
            <w:sz w:val="30"/>
            <w:szCs w:val="30"/>
            <w:u w:val="single"/>
            <w:rtl w:val="0"/>
            <w:rPrChange w:author="Tdivya divyat" w:id="146" w:date="2026-09-24T04:47:49Z">
              <w:rPr/>
            </w:rPrChange>
          </w:rPr>
          <w:delText xml:space="preserve"> Me</w:delText>
        </w:r>
        <w:r w:rsidDel="00000000" w:rsidR="00000000" w:rsidRPr="00000000">
          <w:rPr>
            <w:rFonts w:ascii="Cambria" w:cs="Cambria" w:eastAsia="Cambria" w:hAnsi="Cambria"/>
            <w:b w:val="1"/>
            <w:bCs w:val="1"/>
            <w:sz w:val="30"/>
            <w:szCs w:val="30"/>
            <w:u w:val="single"/>
            <w:rtl w:val="0"/>
            <w:rPrChange w:author="Tdivya divyat" w:id="146" w:date="2026-09-24T04:47:49Z">
              <w:rPr/>
            </w:rPrChange>
          </w:rPr>
          <w:delText xml:space="preserve">mbers,**</w:delText>
        </w:r>
      </w:del>
    </w:ins>
    <w:ins w:author="manoj mohan" w:id="151" w:date="2026-09-24T05:21:57Z">
      <w:del w:author="Hashini 2008" w:id="149" w:date="2026-09-24T06:23:36Z">
        <w:r w:rsidDel="00000000" w:rsidR="00000000" w:rsidRPr="00000000">
          <w:rPr>
            <w:rFonts w:ascii="Cambria" w:cs="Cambria" w:eastAsia="Cambria" w:hAnsi="Cambria"/>
            <w:b w:val="1"/>
            <w:bCs w:val="1"/>
            <w:sz w:val="30"/>
            <w:szCs w:val="30"/>
            <w:u w:val="single"/>
            <w:rtl w:val="0"/>
            <w:rPrChange w:author="manoj mohan" w:id="152" w:date="2026-09-24T05:21:57Z">
              <w:rPr/>
            </w:rPrChange>
          </w:rPr>
          <w:delText xml:space="preserve">**Dear Faculty</w:delText>
        </w:r>
      </w:del>
    </w:ins>
    <w:ins w:author="Prajan Prajan" w:id="142" w:date="2026-09-23T04:47:34Z">
      <w:del w:author="Hashini 2008" w:id="149" w:date="2026-09-24T06:23:36Z">
        <w:r w:rsidDel="00000000" w:rsidR="00000000" w:rsidRPr="00000000">
          <w:rPr>
            <w:rtl w:val="0"/>
          </w:rPr>
        </w:r>
      </w:del>
    </w:ins>
  </w:p>
  <w:p w:rsidR="00000000" w:rsidDel="00000000" w:rsidP="00000000" w:rsidRDefault="00000000" w:rsidRPr="00000000" w14:paraId="000006CE">
    <w:pPr>
      <w:spacing w:line="276" w:lineRule="auto"/>
      <w:rPr>
        <w:ins w:author="Prajan Prajan" w:id="142" w:date="2026-09-23T04:47:34Z"/>
        <w:del w:author="Anonymous" w:id="144" w:date="2026-09-24T05:32:47Z"/>
        <w:rFonts w:ascii="Cambria" w:cs="Cambria" w:eastAsia="Cambria" w:hAnsi="Cambria"/>
        <w:b w:val="1"/>
        <w:bCs w:val="1"/>
        <w:sz w:val="30"/>
        <w:szCs w:val="30"/>
        <w:u w:val="single"/>
        <w:rPrChange w:author="Prajan Prajan" w:id="154" w:date="2026-09-23T04:47:34Z">
          <w:rPr/>
        </w:rPrChange>
      </w:rPr>
      <w:pPrChange w:author="Sudha S" w:id="0" w:date="2026-09-24T04:41:40Z">
        <w:pPr>
          <w:spacing w:after="240" w:before="240" w:line="276" w:lineRule="auto"/>
        </w:pPr>
      </w:pPrChange>
    </w:pPr>
    <w:ins w:author="Prajan Prajan" w:id="142" w:date="2026-09-23T04:47:34Z">
      <w:del w:author="Anonymous" w:id="144" w:date="2026-09-24T05:32:47Z">
        <w:r w:rsidDel="00000000" w:rsidR="00000000" w:rsidRPr="00000000">
          <w:rPr>
            <w:rtl w:val="0"/>
          </w:rPr>
        </w:r>
      </w:del>
    </w:ins>
  </w:p>
  <w:p w:rsidR="00000000" w:rsidDel="00000000" w:rsidP="00000000" w:rsidRDefault="00000000" w:rsidRPr="00000000" w14:paraId="000006CF">
    <w:pPr>
      <w:spacing w:after="240" w:before="240" w:line="276" w:lineRule="auto"/>
      <w:rPr>
        <w:ins w:author="Prajan Prajan" w:id="142" w:date="2026-09-23T04:47:34Z"/>
        <w:del w:author="Anonymous" w:id="144" w:date="2026-09-24T05:32:47Z"/>
        <w:rFonts w:ascii="Cambria" w:cs="Cambria" w:eastAsia="Cambria" w:hAnsi="Cambria"/>
        <w:b w:val="1"/>
        <w:bCs w:val="1"/>
        <w:sz w:val="30"/>
        <w:szCs w:val="30"/>
        <w:u w:val="single"/>
        <w:rPrChange w:author="Prajan Prajan" w:id="154" w:date="2026-09-23T04:47:34Z">
          <w:rPr/>
        </w:rPrChange>
      </w:rPr>
    </w:pPr>
    <w:ins w:author="Prajan Prajan" w:id="142" w:date="2026-09-23T04:47:34Z">
      <w:del w:author="Anonymous" w:id="144" w:date="2026-09-24T05:32:47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**Greetings from </w:delText>
        </w:r>
      </w:del>
    </w:ins>
    <w:ins w:author="Anonymous" w:id="156" w:date="2026-09-24T05:52:28Z">
      <w:del w:author="Anonymous" w:id="144" w:date="2026-09-24T05:32:47Z">
        <w:r w:rsidDel="00000000" w:rsidR="00000000" w:rsidRPr="00000000">
          <w:rPr>
            <w:sz w:val="10"/>
            <w:szCs w:val="10"/>
            <w:u w:val="single"/>
            <w:rtl w:val="0"/>
            <w:rPrChange w:author="Anonymous" w:id="157" w:date="2026-09-24T05:52:28Z">
              <w:rPr/>
            </w:rPrChange>
          </w:rPr>
          <w:delText xml:space="preserve">–</w:delText>
        </w:r>
      </w:del>
    </w:ins>
    <w:ins w:author="Prajan Prajan" w:id="142" w:date="2026-09-23T04:47:34Z">
      <w:del w:author="Anonymous" w:id="144" w:date="2026-09-24T05:32:47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SmartBridge..!!**</w:delText>
        </w:r>
      </w:del>
    </w:ins>
  </w:p>
  <w:p w:rsidR="00000000" w:rsidDel="00000000" w:rsidP="00000000" w:rsidRDefault="00000000" w:rsidRPr="00000000" w14:paraId="000006D0">
    <w:pPr>
      <w:pStyle w:val="Title"/>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Change w:author="Anonymous" w:id="0" w:date="2026-09-24T05:32:47Z">
        <w:pPr>
          <w:spacing w:after="240" w:before="240" w:line="276" w:lineRule="auto"/>
        </w:pPr>
      </w:pPrChange>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6D1">
    <w:pPr>
      <w:spacing w:after="240" w:before="240" w:line="276" w:lineRule="auto"/>
      <w:ind w:left="144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Change w:author="Anonymous" w:id="0" w:date="2026-09-24T05:44:49Z">
        <w:pPr>
          <w:spacing w:after="240" w:before="240" w:line="276" w:lineRule="auto"/>
        </w:pPr>
      </w:pPrChange>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Pleas</w:delText>
        </w:r>
      </w:del>
    </w:ins>
    <w:ins w:author="Abisriya Abisriya" w:id="158" w:date="2026-09-25T06:41:28Z">
      <w:del w:author="PREMA" w:id="148" w:date="2026-09-24T01:15:25Z">
        <w:r w:rsidDel="00000000" w:rsidR="00000000" w:rsidRPr="00000000">
          <w:rPr>
            <w:u w:val="single"/>
            <w:rPrChange w:author="Abisriya Abisriya" w:id="159" w:date="2026-09-25T06:41:28Z">
              <w:rPr/>
            </w:rPrChange>
          </w:rPr>
          <w:drawing>
            <wp:inline distB="114300" distT="114300" distL="114300" distR="114300">
              <wp:extent cx="4262438" cy="1712502"/>
              <wp:effectExtent b="0" l="0" r="0" t="0"/>
              <wp:docPr id="56" name="image9.png"/>
              <a:graphic>
                <a:graphicData uri="http://schemas.openxmlformats.org/drawingml/2006/picture">
                  <pic:pic>
                    <pic:nvPicPr>
                      <pic:cNvPr id="0" name="image9.png"/>
                      <pic:cNvPicPr preferRelativeResize="0"/>
                    </pic:nvPicPr>
                    <pic:blipFill>
                      <a:blip r:embed="rId3"/>
                      <a:srcRect b="0" l="-15179" r="15179" t="0"/>
                      <a:stretch>
                        <a:fillRect/>
                      </a:stretch>
                    </pic:blipFill>
                    <pic:spPr>
                      <a:xfrm>
                        <a:off x="0" y="0"/>
                        <a:ext cx="4262438" cy="1712502"/>
                      </a:xfrm>
                      <a:prstGeom prst="rect"/>
                      <a:ln/>
                    </pic:spPr>
                  </pic:pic>
                </a:graphicData>
              </a:graphic>
            </wp:inline>
          </w:drawing>
        </w:r>
      </w:del>
    </w:ins>
    <w:ins w:author="Prajan Prajan" w:id="142" w:date="2026-09-23T04:47:34Z">
      <w:del w:author="PREMA" w:id="148" w:date="2026-09-24T01:15:25Z"/>
    </w:ins>
    <w:ins w:author="Ahana Mani" w:id="160" w:date="2026-09-24T10:17:19Z">
      <w:del w:author="PREMA" w:id="148" w:date="2026-09-24T01:15:25Z">
        <w:r w:rsidDel="00000000" w:rsidR="00000000" w:rsidRPr="00000000">
          <w:rPr>
            <w:u w:val="single"/>
            <w:rPrChange w:author="Abisriya Abisriya" w:id="159" w:date="2026-09-25T06:41:28Z">
              <w:rPr/>
            </w:rPrChange>
          </w:rPr>
          <w:drawing>
            <wp:inline distB="114300" distT="114300" distL="114300" distR="114300">
              <wp:extent cx="4262438" cy="1712502"/>
              <wp:effectExtent b="0" l="0" r="0" t="0"/>
              <wp:docPr id="10"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4262438" cy="1712502"/>
                      </a:xfrm>
                      <a:prstGeom prst="rect"/>
                      <a:ln/>
                    </pic:spPr>
                  </pic:pic>
                </a:graphicData>
              </a:graphic>
            </wp:inline>
          </w:drawing>
        </w:r>
      </w:del>
    </w:ins>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 find the **Project Details** </w:delText>
        </w:r>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shared below. The project resources include:</w:delText>
        </w:r>
      </w:del>
    </w:ins>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**Dear Faculty Members,*</w:delText>
        </w:r>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delText>
        </w:r>
      </w:del>
    </w:ins>
  </w:p>
  <w:p w:rsidR="00000000" w:rsidDel="00000000" w:rsidP="00000000" w:rsidRDefault="00000000" w:rsidRPr="00000000" w14:paraId="000006D2">
    <w:pPr>
      <w:ind w:left="720" w:firstLine="0"/>
      <w:rPr>
        <w:ins w:author="PREMA" w:id="163" w:date="2026-09-24T01:08:40Z"/>
        <w:del w:author="PREMA" w:id="148" w:date="2026-09-24T01:15:25Z"/>
        <w:rFonts w:ascii="Cambria" w:cs="Cambria" w:eastAsia="Cambria" w:hAnsi="Cambria"/>
        <w:b w:val="1"/>
        <w:bCs w:val="1"/>
        <w:sz w:val="30"/>
        <w:szCs w:val="30"/>
        <w:u w:val="single"/>
        <w:rPrChange w:author="PREMA" w:id="164" w:date="2026-09-24T01:08:40Z">
          <w:rPr/>
        </w:rPrChange>
      </w:rPr>
    </w:pPr>
    <w:ins w:author="PREMA" w:id="163" w:date="2026-09-24T01:08:40Z">
      <w:del w:author="PREMA" w:id="148" w:date="2026-09-24T01:15:25Z">
        <w:r w:rsidDel="00000000" w:rsidR="00000000" w:rsidRPr="00000000">
          <w:rPr>
            <w:rFonts w:ascii="Cambria" w:cs="Cambria" w:eastAsia="Cambria" w:hAnsi="Cambria"/>
            <w:b w:val="1"/>
            <w:bCs w:val="1"/>
            <w:sz w:val="30"/>
            <w:szCs w:val="30"/>
            <w:u w:val="single"/>
            <w:rtl w:val="0"/>
            <w:rPrChange w:author="PREMA" w:id="164" w:date="2026-09-24T01:08:40Z">
              <w:rPr/>
            </w:rPrChange>
          </w:rPr>
          <w:delText xml:space="preserve">astAPI Backend to Manage Routing and User Input Processing</w:delText>
        </w:r>
      </w:del>
    </w:ins>
  </w:p>
  <w:p w:rsidR="00000000" w:rsidDel="00000000" w:rsidP="00000000" w:rsidRDefault="00000000" w:rsidRPr="00000000" w14:paraId="000006D3">
    <w:pPr>
      <w:rPr>
        <w:ins w:author="manoj mohan" w:id="165" w:date="2026-09-24T05:23:22Z"/>
        <w:del w:author="PREMA" w:id="148" w:date="2026-09-24T01:15:25Z"/>
        <w:sz w:val="10"/>
        <w:szCs w:val="10"/>
        <w:u w:val="single"/>
        <w:rPrChange w:author="manoj mohan" w:id="166" w:date="2026-09-24T05:23:22Z">
          <w:rPr/>
        </w:rPrChange>
      </w:rPr>
    </w:pPr>
    <w:ins w:author="PREMA" w:id="163" w:date="2026-09-24T01:08:40Z">
      <w:del w:author="PREMA" w:id="148" w:date="2026-09-24T01:15:25Z">
        <w:r w:rsidDel="00000000" w:rsidR="00000000" w:rsidRPr="00000000">
          <w:rPr>
            <w:rFonts w:ascii="Cambria" w:cs="Cambria" w:eastAsia="Cambria" w:hAnsi="Cambria"/>
            <w:b w:val="1"/>
            <w:bCs w:val="1"/>
            <w:sz w:val="30"/>
            <w:szCs w:val="30"/>
            <w:u w:val="single"/>
            <w:rtl w:val="0"/>
            <w:rPrChange w:author="PREMA" w:id="164" w:date="2026-09-24T01:08:40Z">
              <w:rPr/>
            </w:rPrChange>
          </w:rPr>
          <w:delText xml:space="preserve">Mile</w:delText>
        </w:r>
      </w:del>
    </w:ins>
    <w:ins w:author="manoj mohan" w:id="165" w:date="2026-09-24T05:23:22Z">
      <w:del w:author="PREMA" w:id="148" w:date="2026-09-24T01:15:25Z">
        <w:r w:rsidDel="00000000" w:rsidR="00000000" w:rsidRPr="00000000">
          <w:rPr>
            <w:sz w:val="10"/>
            <w:szCs w:val="10"/>
            <w:u w:val="single"/>
            <w:rtl w:val="0"/>
            <w:rPrChange w:author="manoj mohan" w:id="166" w:date="2026-09-24T05:23:22Z">
              <w:rPr/>
            </w:rPrChange>
          </w:rPr>
          <w:delText xml:space="preserve">:</w:delText>
        </w:r>
      </w:del>
    </w:ins>
  </w:p>
  <w:p w:rsidR="00000000" w:rsidDel="00000000" w:rsidP="00000000" w:rsidRDefault="00000000" w:rsidRPr="00000000" w14:paraId="000006D4">
    <w:pPr>
      <w:rPr>
        <w:ins w:author="PREMA" w:id="163" w:date="2026-09-24T01:08:40Z"/>
        <w:del w:author="PREMA" w:id="148" w:date="2026-09-24T01:15:25Z"/>
        <w:rFonts w:ascii="Cambria" w:cs="Cambria" w:eastAsia="Cambria" w:hAnsi="Cambria"/>
        <w:b w:val="1"/>
        <w:bCs w:val="1"/>
        <w:sz w:val="30"/>
        <w:szCs w:val="30"/>
        <w:u w:val="single"/>
        <w:rPrChange w:author="PREMA" w:id="164" w:date="2026-09-24T01:08:40Z">
          <w:rPr/>
        </w:rPrChange>
      </w:rPr>
    </w:pPr>
    <w:ins w:author="PREMA" w:id="163" w:date="2026-09-24T01:08:40Z">
      <w:del w:author="PREMA" w:id="148" w:date="2026-09-24T01:15:25Z">
        <w:r w:rsidDel="00000000" w:rsidR="00000000" w:rsidRPr="00000000">
          <w:rPr>
            <w:rFonts w:ascii="Cambria" w:cs="Cambria" w:eastAsia="Cambria" w:hAnsi="Cambria"/>
            <w:b w:val="1"/>
            <w:bCs w:val="1"/>
            <w:sz w:val="30"/>
            <w:szCs w:val="30"/>
            <w:u w:val="single"/>
            <w:rtl w:val="0"/>
            <w:rPrChange w:author="PREMA" w:id="164" w:date="2026-09-24T01:08:40Z">
              <w:rPr/>
            </w:rPrChange>
          </w:rPr>
          <w:delText xml:space="preserve">stone 3. route.py Development</w:delText>
        </w:r>
      </w:del>
    </w:ins>
  </w:p>
  <w:p w:rsidR="00000000" w:rsidDel="00000000" w:rsidP="00000000" w:rsidRDefault="00000000" w:rsidRPr="00000000" w14:paraId="000006D5">
    <w:pPr>
      <w:ind w:left="720" w:firstLine="0"/>
      <w:rPr>
        <w:ins w:author="PREMA" w:id="163" w:date="2026-09-24T01:08:40Z"/>
        <w:del w:author="PREMA" w:id="148" w:date="2026-09-24T01:15:25Z"/>
        <w:rFonts w:ascii="Cambria" w:cs="Cambria" w:eastAsia="Cambria" w:hAnsi="Cambria"/>
        <w:b w:val="1"/>
        <w:bCs w:val="1"/>
        <w:sz w:val="30"/>
        <w:szCs w:val="30"/>
        <w:u w:val="single"/>
        <w:rPrChange w:author="PREMA" w:id="164" w:date="2026-09-24T01:08:40Z">
          <w:rPr/>
        </w:rPrChange>
      </w:rPr>
    </w:pPr>
    <w:ins w:author="PREMA" w:id="163" w:date="2026-09-24T01:08:40Z">
      <w:del w:author="PREMA" w:id="148" w:date="2026-09-24T01:15:25Z">
        <w:r w:rsidDel="00000000" w:rsidR="00000000" w:rsidRPr="00000000">
          <w:rPr>
            <w:rFonts w:ascii="Cambria" w:cs="Cambria" w:eastAsia="Cambria" w:hAnsi="Cambria"/>
            <w:b w:val="1"/>
            <w:bCs w:val="1"/>
            <w:sz w:val="30"/>
            <w:szCs w:val="30"/>
            <w:u w:val="single"/>
            <w:rtl w:val="0"/>
            <w:rPrChange w:author="PREMA" w:id="164" w:date="2026-09-24T01:08:40Z">
              <w:rPr/>
            </w:rPrChange>
          </w:rPr>
          <w:delText xml:space="preserve">       Activity 3.1. Writing the Main Application Logic in routes.py</w:delText>
        </w:r>
      </w:del>
    </w:ins>
  </w:p>
  <w:p w:rsidR="00000000" w:rsidDel="00000000" w:rsidP="00000000" w:rsidRDefault="00000000" w:rsidRPr="00000000" w14:paraId="000006D6">
    <w:pPr>
      <w:rPr>
        <w:ins w:author="PREMA" w:id="163" w:date="2026-09-24T01:08:40Z"/>
        <w:del w:author="PREMA" w:id="148" w:date="2026-09-24T01:15:25Z"/>
        <w:rFonts w:ascii="Cambria" w:cs="Cambria" w:eastAsia="Cambria" w:hAnsi="Cambria"/>
        <w:b w:val="1"/>
        <w:bCs w:val="1"/>
        <w:sz w:val="30"/>
        <w:szCs w:val="30"/>
        <w:u w:val="single"/>
        <w:rPrChange w:author="PREMA" w:id="164" w:date="2026-09-24T01:08:40Z">
          <w:rPr/>
        </w:rPrChange>
      </w:rPr>
    </w:pPr>
    <w:ins w:author="PREMA" w:id="163" w:date="2026-09-24T01:08:40Z">
      <w:del w:author="PREMA" w:id="148" w:date="2026-09-24T01:15:25Z">
        <w:r w:rsidDel="00000000" w:rsidR="00000000" w:rsidRPr="00000000">
          <w:rPr>
            <w:rFonts w:ascii="Cambria" w:cs="Cambria" w:eastAsia="Cambria" w:hAnsi="Cambria"/>
            <w:b w:val="1"/>
            <w:bCs w:val="1"/>
            <w:sz w:val="30"/>
            <w:szCs w:val="30"/>
            <w:u w:val="single"/>
            <w:rtl w:val="0"/>
            <w:rPrChange w:author="PREMA" w:id="164" w:date="2026-09-24T01:08:40Z">
              <w:rPr/>
            </w:rPrChange>
          </w:rPr>
          <w:delText xml:space="preserve">Milestone 4. Frontend Development</w:delText>
        </w:r>
      </w:del>
    </w:ins>
  </w:p>
  <w:p w:rsidR="00000000" w:rsidDel="00000000" w:rsidP="00000000" w:rsidRDefault="00000000" w:rsidRPr="00000000" w14:paraId="000006D7">
    <w:pPr>
      <w:ind w:left="720" w:firstLine="0"/>
      <w:rPr>
        <w:ins w:author="PREMA" w:id="163" w:date="2026-09-24T01:08:40Z"/>
        <w:del w:author="PREMA" w:id="148" w:date="2026-09-24T01:15:25Z"/>
        <w:rFonts w:ascii="Cambria" w:cs="Cambria" w:eastAsia="Cambria" w:hAnsi="Cambria"/>
        <w:b w:val="1"/>
        <w:bCs w:val="1"/>
        <w:sz w:val="30"/>
        <w:szCs w:val="30"/>
        <w:u w:val="single"/>
        <w:rPrChange w:author="PREMA" w:id="164" w:date="2026-09-24T01:08:40Z">
          <w:rPr/>
        </w:rPrChange>
      </w:rPr>
    </w:pPr>
    <w:ins w:author="PREMA" w:id="163" w:date="2026-09-24T01:08:40Z">
      <w:del w:author="PREMA" w:id="148" w:date="2026-09-24T01:15:25Z">
        <w:r w:rsidDel="00000000" w:rsidR="00000000" w:rsidRPr="00000000">
          <w:rPr>
            <w:rFonts w:ascii="Cambria" w:cs="Cambria" w:eastAsia="Cambria" w:hAnsi="Cambria"/>
            <w:b w:val="1"/>
            <w:bCs w:val="1"/>
            <w:sz w:val="30"/>
            <w:szCs w:val="30"/>
            <w:u w:val="single"/>
            <w:rtl w:val="0"/>
            <w:rPrChange w:author="PREMA" w:id="164" w:date="2026-09-24T01:08:40Z">
              <w:rPr/>
            </w:rPrChange>
          </w:rPr>
          <w:delText xml:space="preserve">      Activity 4.1. Designing and Developing User Interface</w:delText>
        </w:r>
      </w:del>
    </w:ins>
  </w:p>
  <w:p w:rsidR="00000000" w:rsidDel="00000000" w:rsidP="00000000" w:rsidRDefault="00000000" w:rsidRPr="00000000" w14:paraId="000006D8">
    <w:pPr>
      <w:ind w:left="720" w:firstLine="0"/>
      <w:rPr>
        <w:ins w:author="PREMA" w:id="163" w:date="2026-09-24T01:08:40Z"/>
        <w:del w:author="PREMA" w:id="148" w:date="2026-09-24T01:15:25Z"/>
        <w:rFonts w:ascii="Cambria" w:cs="Cambria" w:eastAsia="Cambria" w:hAnsi="Cambria"/>
        <w:b w:val="1"/>
        <w:bCs w:val="1"/>
        <w:sz w:val="30"/>
        <w:szCs w:val="30"/>
        <w:u w:val="single"/>
        <w:rPrChange w:author="PREMA" w:id="164" w:date="2026-09-24T01:08:40Z">
          <w:rPr/>
        </w:rPrChange>
      </w:rPr>
    </w:pPr>
    <w:ins w:author="PREMA" w:id="163" w:date="2026-09-24T01:08:40Z">
      <w:del w:author="PREMA" w:id="148" w:date="2026-09-24T01:15:25Z">
        <w:r w:rsidDel="00000000" w:rsidR="00000000" w:rsidRPr="00000000">
          <w:rPr>
            <w:rFonts w:ascii="Cambria" w:cs="Cambria" w:eastAsia="Cambria" w:hAnsi="Cambria"/>
            <w:b w:val="1"/>
            <w:bCs w:val="1"/>
            <w:sz w:val="30"/>
            <w:szCs w:val="30"/>
            <w:u w:val="single"/>
            <w:rtl w:val="0"/>
            <w:rPrChange w:author="PREMA" w:id="164" w:date="2026-09-24T01:08:40Z">
              <w:rPr/>
            </w:rPrChange>
          </w:rPr>
          <w:delText xml:space="preserve">      Activity 4.2. Creating Dynamic Templates with FastAPI’s Jinja2 </w:delText>
        </w:r>
      </w:del>
    </w:ins>
  </w:p>
  <w:p w:rsidR="00000000" w:rsidDel="00000000" w:rsidP="00000000" w:rsidRDefault="00000000" w:rsidRPr="00000000" w14:paraId="000006D9">
    <w:pPr>
      <w:rPr>
        <w:ins w:author="PREMA" w:id="163" w:date="2026-09-24T01:08:40Z"/>
        <w:del w:author="PREMA" w:id="148" w:date="2026-09-24T01:15:25Z"/>
        <w:rFonts w:ascii="Cambria" w:cs="Cambria" w:eastAsia="Cambria" w:hAnsi="Cambria"/>
        <w:b w:val="1"/>
        <w:bCs w:val="1"/>
        <w:sz w:val="30"/>
        <w:szCs w:val="30"/>
        <w:u w:val="single"/>
        <w:rPrChange w:author="PREMA" w:id="164" w:date="2026-09-24T01:08:40Z">
          <w:rPr/>
        </w:rPrChange>
      </w:rPr>
    </w:pPr>
    <w:ins w:author="PREMA" w:id="163" w:date="2026-09-24T01:08:40Z">
      <w:del w:author="PREMA" w:id="148" w:date="2026-09-24T01:15:25Z">
        <w:r w:rsidDel="00000000" w:rsidR="00000000" w:rsidRPr="00000000">
          <w:rPr>
            <w:rFonts w:ascii="Cambria" w:cs="Cambria" w:eastAsia="Cambria" w:hAnsi="Cambria"/>
            <w:b w:val="1"/>
            <w:bCs w:val="1"/>
            <w:sz w:val="30"/>
            <w:szCs w:val="30"/>
            <w:u w:val="single"/>
            <w:rtl w:val="0"/>
            <w:rPrChange w:author="PREMA" w:id="164" w:date="2026-09-24T01:08:40Z">
              <w:rPr/>
            </w:rPrChange>
          </w:rPr>
          <w:delText xml:space="preserve">Milestone 5. Deployment </w:delText>
        </w:r>
      </w:del>
    </w:ins>
  </w:p>
  <w:p w:rsidR="00000000" w:rsidDel="00000000" w:rsidP="00000000" w:rsidRDefault="00000000" w:rsidRPr="00000000" w14:paraId="000006DA">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Change w:author="PREMA" w:id="0" w:date="2026-09-24T01:08:40Z">
        <w:pPr>
          <w:spacing w:after="240" w:before="240" w:line="276" w:lineRule="auto"/>
        </w:pPr>
      </w:pPrChange>
    </w:pPr>
    <w:ins w:author="PREMA" w:id="163" w:date="2026-09-24T01:08:40Z">
      <w:del w:author="PREMA" w:id="148" w:date="2026-09-24T01:15:25Z">
        <w:r w:rsidDel="00000000" w:rsidR="00000000" w:rsidRPr="00000000">
          <w:rPr>
            <w:rFonts w:ascii="Cambria" w:cs="Cambria" w:eastAsia="Cambria" w:hAnsi="Cambria"/>
            <w:b w:val="1"/>
            <w:bCs w:val="1"/>
            <w:sz w:val="30"/>
            <w:szCs w:val="30"/>
            <w:u w:val="single"/>
            <w:rtl w:val="0"/>
            <w:rPrChange w:author="PREMA" w:id="164" w:date="2026-09-24T01:08:40Z">
              <w:rPr/>
            </w:rPrChange>
          </w:rPr>
          <w:delText xml:space="preserve">      Activity 5.1. Preparing the Application fo</w:delText>
        </w:r>
      </w:del>
    </w:ins>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DB">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**Greetings from SmartBridge..!!**</w:delText>
        </w:r>
      </w:del>
    </w:ins>
  </w:p>
  <w:p w:rsidR="00000000" w:rsidDel="00000000" w:rsidP="00000000" w:rsidRDefault="00000000" w:rsidRPr="00000000" w14:paraId="000006DC">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DD">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Please find the **Project Details** shared below. The project resources include:</w:delText>
        </w:r>
      </w:del>
    </w:ins>
  </w:p>
  <w:p w:rsidR="00000000" w:rsidDel="00000000" w:rsidP="00000000" w:rsidRDefault="00000000" w:rsidRPr="00000000" w14:paraId="000006DE">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DF">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1. **Project Title**</w:delText>
        </w:r>
      </w:del>
    </w:ins>
  </w:p>
  <w:p w:rsidR="00000000" w:rsidDel="00000000" w:rsidP="00000000" w:rsidRDefault="00000000" w:rsidRPr="00000000" w14:paraId="000006E0">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2. **Project Document** – Detailed instructions and requirements for the project</w:delText>
        </w:r>
      </w:del>
    </w:ins>
  </w:p>
  <w:p w:rsidR="00000000" w:rsidDel="00000000" w:rsidP="00000000" w:rsidRDefault="00000000" w:rsidRPr="00000000" w14:paraId="000006E1">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3. **Project Reference Video** – Step-by-step guidance on how to complete the project</w:delText>
        </w:r>
      </w:del>
    </w:ins>
  </w:p>
  <w:p w:rsidR="00000000" w:rsidDel="00000000" w:rsidP="00000000" w:rsidRDefault="00000000" w:rsidRPr="00000000" w14:paraId="000006E2">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E3">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Important Instructions for Students</w:delText>
        </w:r>
      </w:del>
    </w:ins>
  </w:p>
  <w:p w:rsidR="00000000" w:rsidDel="00000000" w:rsidP="00000000" w:rsidRDefault="00000000" w:rsidRPr="00000000" w14:paraId="000006E4">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E5">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Please inform all your students to **start working on their assigned/selected project immediately** and be ready with the required project submissions.</w:delText>
        </w:r>
      </w:del>
    </w:ins>
  </w:p>
  <w:p w:rsidR="00000000" w:rsidDel="00000000" w:rsidP="00000000" w:rsidRDefault="00000000" w:rsidRPr="00000000" w14:paraId="000006E6">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E7">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As instructed by the trainers during the **Project Development Sessions**, students are required to submit the following:</w:delText>
        </w:r>
      </w:del>
    </w:ins>
  </w:p>
  <w:p w:rsidR="00000000" w:rsidDel="00000000" w:rsidP="00000000" w:rsidRDefault="00000000" w:rsidRPr="00000000" w14:paraId="000006E8">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E9">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Project Submission Requirements</w:delText>
        </w:r>
      </w:del>
    </w:ins>
  </w:p>
  <w:p w:rsidR="00000000" w:rsidDel="00000000" w:rsidP="00000000" w:rsidRDefault="00000000" w:rsidRPr="00000000" w14:paraId="000006EA">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EB">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**1. GitHub Repository Link**</w:delText>
        </w:r>
      </w:del>
    </w:ins>
  </w:p>
  <w:p w:rsidR="00000000" w:rsidDel="00000000" w:rsidP="00000000" w:rsidRDefault="00000000" w:rsidRPr="00000000" w14:paraId="000006EC">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ED">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The GitHub repository link must be a **Public Repository Link**.</w:delText>
        </w:r>
      </w:del>
    </w:ins>
  </w:p>
  <w:p w:rsidR="00000000" w:rsidDel="00000000" w:rsidP="00000000" w:rsidRDefault="00000000" w:rsidRPr="00000000" w14:paraId="000006EE">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All project files/documents should be uploaded to GitHub.</w:delText>
        </w:r>
      </w:del>
    </w:ins>
  </w:p>
  <w:p w:rsidR="00000000" w:rsidDel="00000000" w:rsidP="00000000" w:rsidRDefault="00000000" w:rsidRPr="00000000" w14:paraId="000006EF">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The project should be maintained and submitted **phase-wise** using the following structure:</w:delText>
        </w:r>
      </w:del>
    </w:ins>
  </w:p>
  <w:p w:rsidR="00000000" w:rsidDel="00000000" w:rsidP="00000000" w:rsidRDefault="00000000" w:rsidRPr="00000000" w14:paraId="000006F0">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F1">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1. **Brainstorming &amp; Ideation Phase**</w:delText>
        </w:r>
      </w:del>
    </w:ins>
  </w:p>
  <w:p w:rsidR="00000000" w:rsidDel="00000000" w:rsidP="00000000" w:rsidRDefault="00000000" w:rsidRPr="00000000" w14:paraId="000006F2">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2. **Requirement Analysis Phase**</w:delText>
        </w:r>
      </w:del>
    </w:ins>
  </w:p>
  <w:p w:rsidR="00000000" w:rsidDel="00000000" w:rsidP="00000000" w:rsidRDefault="00000000" w:rsidRPr="00000000" w14:paraId="000006F3">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3. **Project Design Phase Phase**</w:delText>
        </w:r>
      </w:del>
    </w:ins>
  </w:p>
  <w:p w:rsidR="00000000" w:rsidDel="00000000" w:rsidP="00000000" w:rsidRDefault="00000000" w:rsidRPr="00000000" w14:paraId="000006F4">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4. **Project Planning Phase**</w:delText>
        </w:r>
      </w:del>
    </w:ins>
  </w:p>
  <w:p w:rsidR="00000000" w:rsidDel="00000000" w:rsidP="00000000" w:rsidRDefault="00000000" w:rsidRPr="00000000" w14:paraId="000006F5">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5. **Project Development Phase**</w:delText>
        </w:r>
      </w:del>
    </w:ins>
  </w:p>
  <w:p w:rsidR="00000000" w:rsidDel="00000000" w:rsidP="00000000" w:rsidRDefault="00000000" w:rsidRPr="00000000" w14:paraId="000006F6">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6. **Project Testing Phase**</w:delText>
        </w:r>
      </w:del>
    </w:ins>
  </w:p>
  <w:p w:rsidR="00000000" w:rsidDel="00000000" w:rsidP="00000000" w:rsidRDefault="00000000" w:rsidRPr="00000000" w14:paraId="000006F7">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7. **Project Documentation Phase**</w:delText>
        </w:r>
      </w:del>
    </w:ins>
  </w:p>
  <w:p w:rsidR="00000000" w:rsidDel="00000000" w:rsidP="00000000" w:rsidRDefault="00000000" w:rsidRPr="00000000" w14:paraId="000006F8">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8. **Project Demonstration Phase**</w:delText>
        </w:r>
      </w:del>
    </w:ins>
  </w:p>
  <w:p w:rsidR="00000000" w:rsidDel="00000000" w:rsidP="00000000" w:rsidRDefault="00000000" w:rsidRPr="00000000" w14:paraId="000006F9">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FA">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**2. Demo Video Link**</w:delText>
        </w:r>
      </w:del>
    </w:ins>
  </w:p>
  <w:p w:rsidR="00000000" w:rsidDel="00000000" w:rsidP="00000000" w:rsidRDefault="00000000" w:rsidRPr="00000000" w14:paraId="000006FB">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6FC">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Record a complete **project demonstration video**.</w:delText>
        </w:r>
      </w:del>
    </w:ins>
  </w:p>
  <w:p w:rsidR="00000000" w:rsidDel="00000000" w:rsidP="00000000" w:rsidRDefault="00000000" w:rsidRPr="00000000" w14:paraId="000006FD">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Upload the video to **Google Drive**.</w:delText>
        </w:r>
      </w:del>
    </w:ins>
  </w:p>
  <w:p w:rsidR="00000000" w:rsidDel="00000000" w:rsidP="00000000" w:rsidRDefault="00000000" w:rsidRPr="00000000" w14:paraId="000006FE">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Ensure that the **Drive link is set to Public/Anyone with the link can view**.</w:delText>
        </w:r>
      </w:del>
    </w:ins>
  </w:p>
  <w:p w:rsidR="00000000" w:rsidDel="00000000" w:rsidP="00000000" w:rsidRDefault="00000000" w:rsidRPr="00000000" w14:paraId="000006FF">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The demo video should include:</w:delText>
        </w:r>
      </w:del>
    </w:ins>
  </w:p>
  <w:p w:rsidR="00000000" w:rsidDel="00000000" w:rsidP="00000000" w:rsidRDefault="00000000" w:rsidRPr="00000000" w14:paraId="00000700">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Screen sharing of the project</w:delText>
        </w:r>
      </w:del>
    </w:ins>
  </w:p>
  <w:p w:rsidR="00000000" w:rsidDel="00000000" w:rsidP="00000000" w:rsidRDefault="00000000" w:rsidRPr="00000000" w14:paraId="00000701">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Student's voice-over/explanation</w:delText>
        </w:r>
      </w:del>
    </w:ins>
  </w:p>
  <w:p w:rsidR="00000000" w:rsidDel="00000000" w:rsidP="00000000" w:rsidRDefault="00000000" w:rsidRPr="00000000" w14:paraId="00000702">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**Project Name**</w:delText>
        </w:r>
      </w:del>
    </w:ins>
  </w:p>
  <w:p w:rsidR="00000000" w:rsidDel="00000000" w:rsidP="00000000" w:rsidRDefault="00000000" w:rsidRPr="00000000" w14:paraId="00000703">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**Purpose of the Project**</w:delText>
        </w:r>
      </w:del>
    </w:ins>
  </w:p>
  <w:p w:rsidR="00000000" w:rsidDel="00000000" w:rsidP="00000000" w:rsidRDefault="00000000" w:rsidRPr="00000000" w14:paraId="00000704">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**Use/Benefits of the Project**</w:delText>
        </w:r>
      </w:del>
    </w:ins>
  </w:p>
  <w:p w:rsidR="00000000" w:rsidDel="00000000" w:rsidP="00000000" w:rsidRDefault="00000000" w:rsidRPr="00000000" w14:paraId="00000705">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**Project Execution/Working Process**</w:delText>
        </w:r>
      </w:del>
    </w:ins>
  </w:p>
  <w:p w:rsidR="00000000" w:rsidDel="00000000" w:rsidP="00000000" w:rsidRDefault="00000000" w:rsidRPr="00000000" w14:paraId="00000706">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**Final Output**</w:delText>
        </w:r>
      </w:del>
    </w:ins>
  </w:p>
  <w:p w:rsidR="00000000" w:rsidDel="00000000" w:rsidP="00000000" w:rsidRDefault="00000000" w:rsidRPr="00000000" w14:paraId="00000707">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08">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Important Note Regarding SkillWallet &amp; Team Formation</w:delText>
        </w:r>
      </w:del>
    </w:ins>
  </w:p>
  <w:p w:rsidR="00000000" w:rsidDel="00000000" w:rsidP="00000000" w:rsidRDefault="00000000" w:rsidRPr="00000000" w14:paraId="00000709">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0A">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As informed during the **Faculty SkillWallet Orientation**, inform your students **to not wait for SkillWallet credentials to start the project work.**</w:delText>
        </w:r>
      </w:del>
    </w:ins>
  </w:p>
  <w:p w:rsidR="00000000" w:rsidDel="00000000" w:rsidP="00000000" w:rsidRDefault="00000000" w:rsidRPr="00000000" w14:paraId="0000070B">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0C">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Students are instructed to:</w:delText>
        </w:r>
      </w:del>
    </w:ins>
  </w:p>
  <w:p w:rsidR="00000000" w:rsidDel="00000000" w:rsidP="00000000" w:rsidRDefault="00000000" w:rsidRPr="00000000" w14:paraId="0000070D">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0E">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1. **Form their teams physically** without waiting for SkillWallet credentials.</w:delText>
        </w:r>
      </w:del>
    </w:ins>
  </w:p>
  <w:p w:rsidR="00000000" w:rsidDel="00000000" w:rsidP="00000000" w:rsidRDefault="00000000" w:rsidRPr="00000000" w14:paraId="0000070F">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2. Team size should be:</w:delText>
        </w:r>
      </w:del>
    </w:ins>
  </w:p>
  <w:p w:rsidR="00000000" w:rsidDel="00000000" w:rsidP="00000000" w:rsidRDefault="00000000" w:rsidRPr="00000000" w14:paraId="00000710">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**Minimum:** 2 members</w:delText>
        </w:r>
      </w:del>
    </w:ins>
  </w:p>
  <w:p w:rsidR="00000000" w:rsidDel="00000000" w:rsidP="00000000" w:rsidRDefault="00000000" w:rsidRPr="00000000" w14:paraId="00000711">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**Standard:** 4 members</w:delText>
        </w:r>
      </w:del>
    </w:ins>
  </w:p>
  <w:p w:rsidR="00000000" w:rsidDel="00000000" w:rsidP="00000000" w:rsidRDefault="00000000" w:rsidRPr="00000000" w14:paraId="00000712">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**Maximum:** 5 members</w:delText>
        </w:r>
      </w:del>
    </w:ins>
  </w:p>
  <w:p w:rsidR="00000000" w:rsidDel="00000000" w:rsidP="00000000" w:rsidRDefault="00000000" w:rsidRPr="00000000" w14:paraId="00000713">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3. Select **one project** from the list of projects attached.</w:delText>
        </w:r>
      </w:del>
    </w:ins>
  </w:p>
  <w:p w:rsidR="00000000" w:rsidDel="00000000" w:rsidP="00000000" w:rsidRDefault="00000000" w:rsidRPr="00000000" w14:paraId="00000714">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4. Go through the **Project Document and Reference Video** thoroughly.</w:delText>
        </w:r>
      </w:del>
    </w:ins>
  </w:p>
  <w:p w:rsidR="00000000" w:rsidDel="00000000" w:rsidP="00000000" w:rsidRDefault="00000000" w:rsidRPr="00000000" w14:paraId="00000715">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5. Start working on the selected project immediately.</w:delText>
        </w:r>
      </w:del>
    </w:ins>
  </w:p>
  <w:p w:rsidR="00000000" w:rsidDel="00000000" w:rsidP="00000000" w:rsidRDefault="00000000" w:rsidRPr="00000000" w14:paraId="00000716">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6. Prepare all project files according to the **8 phases mentioned above**.</w:delText>
        </w:r>
      </w:del>
    </w:ins>
  </w:p>
  <w:p w:rsidR="00000000" w:rsidDel="00000000" w:rsidP="00000000" w:rsidRDefault="00000000" w:rsidRPr="00000000" w14:paraId="00000717">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7. Upload the phase-wise project files into the **GitHub repository**.</w:delText>
        </w:r>
      </w:del>
    </w:ins>
  </w:p>
  <w:p w:rsidR="00000000" w:rsidDel="00000000" w:rsidP="00000000" w:rsidRDefault="00000000" w:rsidRPr="00000000" w14:paraId="00000718">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8. Prepare and record the **Project Demo Video** as per the instructions above.</w:delText>
        </w:r>
      </w:del>
    </w:ins>
  </w:p>
  <w:p w:rsidR="00000000" w:rsidDel="00000000" w:rsidP="00000000" w:rsidRDefault="00000000" w:rsidRPr="00000000" w14:paraId="00000719">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1A">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Once SkillWallet Credentials Are Received</w:delText>
        </w:r>
      </w:del>
    </w:ins>
  </w:p>
  <w:p w:rsidR="00000000" w:rsidDel="00000000" w:rsidP="00000000" w:rsidRDefault="00000000" w:rsidRPr="00000000" w14:paraId="0000071B">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1C">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Once students receive their **SkillWallet credentials**, they should:</w:delText>
        </w:r>
      </w:del>
    </w:ins>
  </w:p>
  <w:p w:rsidR="00000000" w:rsidDel="00000000" w:rsidP="00000000" w:rsidRDefault="00000000" w:rsidRPr="00000000" w14:paraId="0000071D">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1E">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Contact their respective faculty member.</w:delText>
        </w:r>
      </w:del>
    </w:ins>
  </w:p>
  <w:p w:rsidR="00000000" w:rsidDel="00000000" w:rsidP="00000000" w:rsidRDefault="00000000" w:rsidRPr="00000000" w14:paraId="0000071F">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Inform the faculty about:</w:delText>
        </w:r>
      </w:del>
    </w:ins>
  </w:p>
  <w:p w:rsidR="00000000" w:rsidDel="00000000" w:rsidP="00000000" w:rsidRDefault="00000000" w:rsidRPr="00000000" w14:paraId="00000720">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21">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**The project they are working on**</w:delText>
        </w:r>
      </w:del>
    </w:ins>
  </w:p>
  <w:p w:rsidR="00000000" w:rsidDel="00000000" w:rsidP="00000000" w:rsidRDefault="00000000" w:rsidRPr="00000000" w14:paraId="00000722">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**Their team members**</w:delText>
        </w:r>
      </w:del>
    </w:ins>
  </w:p>
  <w:p w:rsidR="00000000" w:rsidDel="00000000" w:rsidP="00000000" w:rsidRDefault="00000000" w:rsidRPr="00000000" w14:paraId="00000723">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Faculty members will then form the respective teams in **SkillWallet** according to the selected project and team members.</w:delText>
        </w:r>
      </w:del>
    </w:ins>
  </w:p>
  <w:p w:rsidR="00000000" w:rsidDel="00000000" w:rsidP="00000000" w:rsidRDefault="00000000" w:rsidRPr="00000000" w14:paraId="00000724">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25">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SkillWallet Access Update*</w:delText>
        </w:r>
      </w:del>
    </w:ins>
  </w:p>
  <w:p w:rsidR="00000000" w:rsidDel="00000000" w:rsidP="00000000" w:rsidRDefault="00000000" w:rsidRPr="00000000" w14:paraId="00000726">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27">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We sincerely apologize for the delay in providing SkillWallet access.</w:delText>
        </w:r>
      </w:del>
    </w:ins>
  </w:p>
  <w:p w:rsidR="00000000" w:rsidDel="00000000" w:rsidP="00000000" w:rsidRDefault="00000000" w:rsidRPr="00000000" w14:paraId="00000728">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29">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**SkillWallet access is expected to be updated by tomorrow morning.** Students are requested to **wait for the credentials and, meanwhile, continue working on their projects as instructed above.**</w:delText>
        </w:r>
      </w:del>
    </w:ins>
  </w:p>
  <w:p w:rsidR="00000000" w:rsidDel="00000000" w:rsidP="00000000" w:rsidRDefault="00000000" w:rsidRPr="00000000" w14:paraId="0000072A">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2B">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**Faculty members are requested to communicate these instructions clearly to all students and ensure that students begin their project work without waiting for SkillWallet access.**</w:delText>
        </w:r>
      </w:del>
    </w:ins>
  </w:p>
  <w:p w:rsidR="00000000" w:rsidDel="00000000" w:rsidP="00000000" w:rsidRDefault="00000000" w:rsidRPr="00000000" w14:paraId="0000072C">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2D">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Thank you for your cooperation and support.</w:delText>
        </w:r>
      </w:del>
    </w:ins>
  </w:p>
  <w:p w:rsidR="00000000" w:rsidDel="00000000" w:rsidP="00000000" w:rsidRDefault="00000000" w:rsidRPr="00000000" w14:paraId="0000072E">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2F">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**Regards,**</w:delText>
        </w:r>
      </w:del>
    </w:ins>
  </w:p>
  <w:p w:rsidR="00000000" w:rsidDel="00000000" w:rsidP="00000000" w:rsidRDefault="00000000" w:rsidRPr="00000000" w14:paraId="00000730">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**Aparna Nelaturi**</w:delText>
        </w:r>
      </w:del>
    </w:ins>
  </w:p>
  <w:p w:rsidR="00000000" w:rsidDel="00000000" w:rsidP="00000000" w:rsidRDefault="00000000" w:rsidRPr="00000000" w14:paraId="00000731">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   NFitBuddy – AI Fitness Plan Generator using Gemini Models </w:delText>
        </w:r>
      </w:del>
    </w:ins>
  </w:p>
  <w:p w:rsidR="00000000" w:rsidDel="00000000" w:rsidP="00000000" w:rsidRDefault="00000000" w:rsidRPr="00000000" w14:paraId="00000732">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33">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Project Description:</w:delText>
        </w:r>
      </w:del>
    </w:ins>
  </w:p>
  <w:p w:rsidR="00000000" w:rsidDel="00000000" w:rsidP="00000000" w:rsidRDefault="00000000" w:rsidRPr="00000000" w14:paraId="00000734">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35">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FitBuddy is a web-based application that uses AI to generate personalized workout plans and nutrition</w:delText>
        </w:r>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tips based on a user’s fitness goals, such as weight loss, muscle gain, or general wellness. Built with FastAPI and integrated with Google’s Gemini AI models, FitBuddy simplifies the process of creating structured and effective fitness routines.</w:delText>
        </w:r>
      </w:del>
    </w:ins>
  </w:p>
  <w:p w:rsidR="00000000" w:rsidDel="00000000" w:rsidP="00000000" w:rsidRDefault="00000000" w:rsidRPr="00000000" w14:paraId="00000736">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delText>
        </w:r>
        <w:r w:rsidDel="00000000" w:rsidR="00000000" w:rsidRPr="00000000">
          <w:rPr>
            <w:rtl w:val="0"/>
          </w:rPr>
        </w:r>
      </w:del>
    </w:ins>
  </w:p>
  <w:p w:rsidR="00000000" w:rsidDel="00000000" w:rsidP="00000000" w:rsidRDefault="00000000" w:rsidRPr="00000000" w14:paraId="00000737">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With a clean user interitBuddy is a web-based application that uses AI to generate personalized workout plans and face and database support via SQLite, FitBuddy ensures each user's data and generated plan are stored and accessible. It offers both API endpoints and an interactive HTML interface for ease of use.</w:delText>
        </w:r>
      </w:del>
    </w:ins>
  </w:p>
  <w:p w:rsidR="00000000" w:rsidDel="00000000" w:rsidP="00000000" w:rsidRDefault="00000000" w:rsidRPr="00000000" w14:paraId="00000738">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Scenarios:</w:delText>
        </w:r>
      </w:del>
    </w:ins>
  </w:p>
  <w:p w:rsidR="00000000" w:rsidDel="00000000" w:rsidP="00000000" w:rsidRDefault="00000000" w:rsidRPr="00000000" w14:paraId="00000739">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3A">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delText>
        </w:r>
      </w:del>
    </w:ins>
  </w:p>
  <w:p w:rsidR="00000000" w:rsidDel="00000000" w:rsidP="00000000" w:rsidRDefault="00000000" w:rsidRPr="00000000" w14:paraId="0000073B">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3C">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delText>
        </w:r>
      </w:del>
    </w:ins>
  </w:p>
  <w:p w:rsidR="00000000" w:rsidDel="00000000" w:rsidP="00000000" w:rsidRDefault="00000000" w:rsidRPr="00000000" w14:paraId="0000073D">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3E">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delText>
        </w:r>
      </w:del>
    </w:ins>
  </w:p>
  <w:p w:rsidR="00000000" w:rsidDel="00000000" w:rsidP="00000000" w:rsidRDefault="00000000" w:rsidRPr="00000000" w14:paraId="0000073F">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40">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delText>
        </w:r>
      </w:del>
    </w:ins>
  </w:p>
  <w:p w:rsidR="00000000" w:rsidDel="00000000" w:rsidP="00000000" w:rsidRDefault="00000000" w:rsidRPr="00000000" w14:paraId="00000741">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42">
    <w:pPr>
      <w:pStyle w:val="Heading3"/>
      <w:keepNext w:val="0"/>
      <w:keepLines w:val="0"/>
      <w:spacing w:before="280" w:lin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k3p46owuyw9y" w:id="37"/>
        <w:bookmarkEnd w:id="37"/>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w:delText>
        </w:r>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Technical Architecture:</w:delText>
        </w:r>
      </w:del>
    </w:ins>
  </w:p>
  <w:p w:rsidR="00000000" w:rsidDel="00000000" w:rsidP="00000000" w:rsidRDefault="00000000" w:rsidRPr="00000000" w14:paraId="00000743">
    <w:pPr>
      <w:jc w:val="cente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delText>
        </w:r>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3752850" cy="5619750"/>
              <wp:effectExtent b="0" l="0" r="0" t="0"/>
              <wp:docPr id="45" name="image6.png"/>
              <a:graphic>
                <a:graphicData uri="http://schemas.openxmlformats.org/drawingml/2006/picture">
                  <pic:pic>
                    <pic:nvPicPr>
                      <pic:cNvPr id="0" name="image6.png"/>
                      <pic:cNvPicPr preferRelativeResize="0"/>
                    </pic:nvPicPr>
                    <pic:blipFill>
                      <a:blip r:embed="rId4"/>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44">
    <w:pPr>
      <w:jc w:val="cente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45">
    <w:pPr>
      <w:jc w:val="cente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46">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47">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Pre - requisites:</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4" w:date="2026-09-23T04:47:34Z">
              <w:rPr>
                <w:rFonts w:ascii="Cambria" w:cs="Cambria" w:eastAsia="Cambria" w:hAnsi="Cambria"/>
                <w:b w:val="1"/>
                <w:bCs w:val="1"/>
                <w:sz w:val="30"/>
                <w:szCs w:val="30"/>
                <w:u w:val="single"/>
              </w:rPr>
            </w:rPrChange>
          </w:rPr>
          <w:delText xml:space="preserve">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8">
    <w:pPr>
      <w:numPr>
        <w:ilvl w:val="0"/>
        <w:numId w:val="15"/>
      </w:numPr>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FastAPI Framework Knowledge: </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4" w:date="2026-09-23T04:47:34Z">
              <w:rPr>
                <w:rFonts w:ascii="Cambria" w:cs="Cambria" w:eastAsia="Cambria" w:hAnsi="Cambria"/>
                <w:b w:val="1"/>
                <w:bCs w:val="1"/>
                <w:sz w:val="30"/>
                <w:szCs w:val="30"/>
                <w:u w:val="single"/>
              </w:rPr>
            </w:rPrChange>
          </w:rPr>
          <w:delText xml:space="preserve">FastAPI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9">
    <w:pPr>
      <w:numPr>
        <w:ilvl w:val="0"/>
        <w:numId w:val="15"/>
      </w:numPr>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Gemini API Familiarity:</w:delText>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4" w:date="2026-09-23T04:47:34Z">
              <w:rPr>
                <w:rFonts w:ascii="Cambria" w:cs="Cambria" w:eastAsia="Cambria" w:hAnsi="Cambria"/>
                <w:b w:val="1"/>
                <w:bCs w:val="1"/>
                <w:sz w:val="30"/>
                <w:szCs w:val="30"/>
                <w:u w:val="single"/>
              </w:rPr>
            </w:rPrChange>
          </w:rPr>
          <w:delText xml:space="preserve"> Goo by gle Generative AI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A">
    <w:pPr>
      <w:numPr>
        <w:ilvl w:val="0"/>
        <w:numId w:val="15"/>
      </w:numPr>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HTML, CSS, and Jinja2 Template Skills:</w:delText>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4" w:date="2026-09-23T04:47:34Z">
              <w:rPr>
                <w:rFonts w:ascii="Cambria" w:cs="Cambria" w:eastAsia="Cambria" w:hAnsi="Cambria"/>
                <w:b w:val="1"/>
                <w:bCs w:val="1"/>
                <w:sz w:val="30"/>
                <w:szCs w:val="30"/>
                <w:u w:val="single"/>
              </w:rPr>
            </w:rPrChange>
          </w:rPr>
          <w:delText xml:space="preserve"> W3Schools HTML/CSS/Jinja2 Tutorials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B">
    <w:pPr>
      <w:numPr>
        <w:ilvl w:val="0"/>
        <w:numId w:val="15"/>
      </w:numPr>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Python Programming Proficiency:</w:delText>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4" w:date="2026-09-23T04:47:34Z">
              <w:rPr>
                <w:rFonts w:ascii="Cambria" w:cs="Cambria" w:eastAsia="Cambria" w:hAnsi="Cambria"/>
                <w:b w:val="1"/>
                <w:bCs w:val="1"/>
                <w:sz w:val="30"/>
                <w:szCs w:val="30"/>
                <w:u w:val="single"/>
              </w:rPr>
            </w:rPrChange>
          </w:rPr>
          <w:delText xml:space="preserve"> Python Official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C">
    <w:pPr>
      <w:numPr>
        <w:ilvl w:val="0"/>
        <w:numId w:val="15"/>
      </w:numPr>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Version Control with Git:</w:delText>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4" w:date="2026-09-23T04:47:34Z">
              <w:rPr>
                <w:rFonts w:ascii="Cambria" w:cs="Cambria" w:eastAsia="Cambria" w:hAnsi="Cambria"/>
                <w:b w:val="1"/>
                <w:bCs w:val="1"/>
                <w:sz w:val="30"/>
                <w:szCs w:val="30"/>
                <w:u w:val="single"/>
              </w:rPr>
            </w:rPrChange>
          </w:rPr>
          <w:delText xml:space="preserve"> Git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D">
    <w:pPr>
      <w:numPr>
        <w:ilvl w:val="0"/>
        <w:numId w:val="15"/>
      </w:numPr>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SQLAlchemy and SQLite Basics: :  SQLAlchemy Docs</w:delText>
        </w:r>
      </w:del>
    </w:ins>
  </w:p>
  <w:p w:rsidR="00000000" w:rsidDel="00000000" w:rsidP="00000000" w:rsidRDefault="00000000" w:rsidRPr="00000000" w14:paraId="0000074E">
    <w:pPr>
      <w:numPr>
        <w:ilvl w:val="0"/>
        <w:numId w:val="15"/>
      </w:numPr>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Environment Setup (pip, virtualenv, or conda): </w:delText>
        </w:r>
        <w:r w:rsidDel="00000000" w:rsidR="00000000" w:rsidRPr="00000000">
          <w:fldChar w:fldCharType="begin"/>
        </w:r>
        <w:r w:rsidDel="00000000" w:rsidR="00000000" w:rsidRPr="00000000">
          <w:delInstrText xml:space="preserve">HYPERLINK "https://virtualenv.pypa.io/en/latest/"</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4" w:date="2026-09-23T04:47:34Z">
              <w:rPr>
                <w:rFonts w:ascii="Cambria" w:cs="Cambria" w:eastAsia="Cambria" w:hAnsi="Cambria"/>
                <w:b w:val="1"/>
                <w:bCs w:val="1"/>
                <w:sz w:val="30"/>
                <w:szCs w:val="30"/>
                <w:u w:val="single"/>
              </w:rPr>
            </w:rPrChange>
          </w:rPr>
          <w:delText xml:space="preserve">Virtualenv Guide</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4F">
    <w:pPr>
      <w:numPr>
        <w:ilvl w:val="0"/>
        <w:numId w:val="15"/>
      </w:numPr>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Uvicorn ASGI Server: </w:delText>
        </w:r>
        <w:r w:rsidDel="00000000" w:rsidR="00000000" w:rsidRPr="00000000">
          <w:fldChar w:fldCharType="begin"/>
        </w:r>
        <w:r w:rsidDel="00000000" w:rsidR="00000000" w:rsidRPr="00000000">
          <w:delInstrText xml:space="preserve">HYPERLINK "https://www.uvicorn.org/"</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4" w:date="2026-09-23T04:47:34Z">
              <w:rPr>
                <w:rFonts w:ascii="Cambria" w:cs="Cambria" w:eastAsia="Cambria" w:hAnsi="Cambria"/>
                <w:b w:val="1"/>
                <w:bCs w:val="1"/>
                <w:sz w:val="30"/>
                <w:szCs w:val="30"/>
                <w:u w:val="single"/>
              </w:rPr>
            </w:rPrChange>
          </w:rPr>
          <w:delText xml:space="preserve">Uvicorn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50">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Project Workflow:</w:delText>
        </w:r>
      </w:del>
    </w:ins>
  </w:p>
  <w:p w:rsidR="00000000" w:rsidDel="00000000" w:rsidP="00000000" w:rsidRDefault="00000000" w:rsidRPr="00000000" w14:paraId="00000751">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1. Model selection and Architecture</w:delText>
        </w:r>
      </w:del>
    </w:ins>
  </w:p>
  <w:p w:rsidR="00000000" w:rsidDel="00000000" w:rsidP="00000000" w:rsidRDefault="00000000" w:rsidRPr="00000000" w14:paraId="00000752">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1.1. Research and Select the Appropriate Generative AI Model</w:delText>
        </w:r>
      </w:del>
    </w:ins>
  </w:p>
  <w:p w:rsidR="00000000" w:rsidDel="00000000" w:rsidP="00000000" w:rsidRDefault="00000000" w:rsidRPr="00000000" w14:paraId="00000753">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1.2. Define the architecture of the application</w:delText>
        </w:r>
      </w:del>
    </w:ins>
  </w:p>
  <w:p w:rsidR="00000000" w:rsidDel="00000000" w:rsidP="00000000" w:rsidRDefault="00000000" w:rsidRPr="00000000" w14:paraId="00000754">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1.3. Set up the development Environment</w:delText>
        </w:r>
      </w:del>
    </w:ins>
  </w:p>
  <w:p w:rsidR="00000000" w:rsidDel="00000000" w:rsidP="00000000" w:rsidRDefault="00000000" w:rsidRPr="00000000" w14:paraId="00000755">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2. Core functionalities Development</w:delText>
        </w:r>
      </w:del>
    </w:ins>
  </w:p>
  <w:p w:rsidR="00000000" w:rsidDel="00000000" w:rsidP="00000000" w:rsidRDefault="00000000" w:rsidRPr="00000000" w14:paraId="00000756">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2.1. Develop the core functionalities</w:delText>
        </w:r>
      </w:del>
    </w:ins>
  </w:p>
  <w:p w:rsidR="00000000" w:rsidDel="00000000" w:rsidP="00000000" w:rsidRDefault="00000000" w:rsidRPr="00000000" w14:paraId="00000757">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2.2. Implement the FastAPI Backend to Manage Routing and User Input Processing</w:delText>
        </w:r>
      </w:del>
    </w:ins>
  </w:p>
  <w:p w:rsidR="00000000" w:rsidDel="00000000" w:rsidP="00000000" w:rsidRDefault="00000000" w:rsidRPr="00000000" w14:paraId="00000758">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3. route.py Development</w:delText>
        </w:r>
      </w:del>
    </w:ins>
  </w:p>
  <w:p w:rsidR="00000000" w:rsidDel="00000000" w:rsidP="00000000" w:rsidRDefault="00000000" w:rsidRPr="00000000" w14:paraId="00000759">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3.1. Writing the Main Application Logic in routes.py</w:delText>
        </w:r>
      </w:del>
    </w:ins>
  </w:p>
  <w:p w:rsidR="00000000" w:rsidDel="00000000" w:rsidP="00000000" w:rsidRDefault="00000000" w:rsidRPr="00000000" w14:paraId="0000075A">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4. Frontend Development</w:delText>
        </w:r>
      </w:del>
    </w:ins>
  </w:p>
  <w:p w:rsidR="00000000" w:rsidDel="00000000" w:rsidP="00000000" w:rsidRDefault="00000000" w:rsidRPr="00000000" w14:paraId="0000075B">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4.1. Designing and Developing User Interface</w:delText>
        </w:r>
      </w:del>
    </w:ins>
  </w:p>
  <w:p w:rsidR="00000000" w:rsidDel="00000000" w:rsidP="00000000" w:rsidRDefault="00000000" w:rsidRPr="00000000" w14:paraId="0000075C">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4.2. Creating Dynamic Templates with FastAPI’s Jinja2 </w:delText>
        </w:r>
      </w:del>
    </w:ins>
  </w:p>
  <w:p w:rsidR="00000000" w:rsidDel="00000000" w:rsidP="00000000" w:rsidRDefault="00000000" w:rsidRPr="00000000" w14:paraId="0000075D">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5. Deployment </w:delText>
        </w:r>
      </w:del>
    </w:ins>
  </w:p>
  <w:p w:rsidR="00000000" w:rsidDel="00000000" w:rsidP="00000000" w:rsidRDefault="00000000" w:rsidRPr="00000000" w14:paraId="0000075E">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5.1. Preparing the Application for Local Deployment</w:delText>
        </w:r>
      </w:del>
    </w:ins>
  </w:p>
  <w:p w:rsidR="00000000" w:rsidDel="00000000" w:rsidP="00000000" w:rsidRDefault="00000000" w:rsidRPr="00000000" w14:paraId="0000075F">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5.2. Testing and Verifying Local Deployment</w:delText>
        </w:r>
      </w:del>
    </w:ins>
  </w:p>
  <w:p w:rsidR="00000000" w:rsidDel="00000000" w:rsidP="00000000" w:rsidRDefault="00000000" w:rsidRPr="00000000" w14:paraId="00000760">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61">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62">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1. Model selection and Architecture</w:delText>
        </w:r>
      </w:del>
    </w:ins>
  </w:p>
  <w:p w:rsidR="00000000" w:rsidDel="00000000" w:rsidP="00000000" w:rsidRDefault="00000000" w:rsidRPr="00000000" w14:paraId="00000763">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 this milestone, we focus on selecting the appropriate generative AI models from Google’s Gemini family for the FitBuddy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delText>
        </w:r>
      </w:del>
    </w:ins>
  </w:p>
  <w:p w:rsidR="00000000" w:rsidDel="00000000" w:rsidP="00000000" w:rsidRDefault="00000000" w:rsidRPr="00000000" w14:paraId="00000764">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1.1: Research and Select the Appropriate Generative AI Model</w:delText>
        </w:r>
      </w:del>
    </w:ins>
  </w:p>
  <w:p w:rsidR="00000000" w:rsidDel="00000000" w:rsidP="00000000" w:rsidRDefault="00000000" w:rsidRPr="00000000" w14:paraId="00000765">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j4a8i2i219q4" w:id="38"/>
        <w:bookmarkEnd w:id="38"/>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Understand the Project Require</w:delText>
        </w:r>
      </w:del>
    </w:ins>
  </w:p>
  <w:p w:rsidR="00000000" w:rsidDel="00000000" w:rsidP="00000000" w:rsidRDefault="00000000" w:rsidRPr="00000000" w14:paraId="00000766">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vp3n5xwcl9xa" w:id="39"/>
        <w:bookmarkEnd w:id="39"/>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ments</w:delText>
        </w:r>
      </w:del>
    </w:ins>
  </w:p>
  <w:p w:rsidR="00000000" w:rsidDel="00000000" w:rsidP="00000000" w:rsidRDefault="00000000" w:rsidRPr="00000000" w14:paraId="00000767">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FitBuddy’s AI model needed to:</w:delText>
        </w:r>
      </w:del>
    </w:ins>
  </w:p>
  <w:p w:rsidR="00000000" w:rsidDel="00000000" w:rsidP="00000000" w:rsidRDefault="00000000" w:rsidRPr="00000000" w14:paraId="00000768">
    <w:pPr>
      <w:numPr>
        <w:ilvl w:val="0"/>
        <w:numId w:val="14"/>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 structured 7-day workout plans</w:delText>
        </w:r>
      </w:del>
    </w:ins>
  </w:p>
  <w:p w:rsidR="00000000" w:rsidDel="00000000" w:rsidP="00000000" w:rsidRDefault="00000000" w:rsidRPr="00000000" w14:paraId="00000769">
    <w:pPr>
      <w:numPr>
        <w:ilvl w:val="0"/>
        <w:numId w:val="14"/>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Provide concise and actionable nutrition tips</w:delText>
        </w:r>
      </w:del>
    </w:ins>
  </w:p>
  <w:p w:rsidR="00000000" w:rsidDel="00000000" w:rsidP="00000000" w:rsidRDefault="00000000" w:rsidRPr="00000000" w14:paraId="0000076A">
    <w:pPr>
      <w:numPr>
        <w:ilvl w:val="0"/>
        <w:numId w:val="14"/>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Update workout plans based on user feedback</w:delText>
        </w:r>
      </w:del>
    </w:ins>
  </w:p>
  <w:p w:rsidR="00000000" w:rsidDel="00000000" w:rsidP="00000000" w:rsidRDefault="00000000" w:rsidRPr="00000000" w14:paraId="0000076B">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Perform well in real-time, web-based interaction</w:delText>
        </w:r>
      </w:del>
    </w:ins>
  </w:p>
  <w:p w:rsidR="00000000" w:rsidDel="00000000" w:rsidP="00000000" w:rsidRDefault="00000000" w:rsidRPr="00000000" w14:paraId="0000076C">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Model Evaluation</w:delText>
        </w:r>
      </w:del>
    </w:ins>
  </w:p>
  <w:p w:rsidR="00000000" w:rsidDel="00000000" w:rsidP="00000000" w:rsidRDefault="00000000" w:rsidRPr="00000000" w14:paraId="0000076D">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We initially experimented with several Hugging Face models:</w:delText>
        </w:r>
      </w:del>
    </w:ins>
  </w:p>
  <w:p w:rsidR="00000000" w:rsidDel="00000000" w:rsidP="00000000" w:rsidRDefault="00000000" w:rsidRPr="00000000" w14:paraId="0000076E">
    <w:pPr>
      <w:numPr>
        <w:ilvl w:val="0"/>
        <w:numId w:val="35"/>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T5 &amp; BART – For text generation (workout/nutrition)</w:delText>
        </w:r>
      </w:del>
    </w:ins>
  </w:p>
  <w:p w:rsidR="00000000" w:rsidDel="00000000" w:rsidP="00000000" w:rsidRDefault="00000000" w:rsidRPr="00000000" w14:paraId="0000076F">
    <w:pPr>
      <w:numPr>
        <w:ilvl w:val="0"/>
        <w:numId w:val="35"/>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DistilBERT – For potential intent classification</w:delText>
        </w:r>
      </w:del>
    </w:ins>
  </w:p>
  <w:p w:rsidR="00000000" w:rsidDel="00000000" w:rsidP="00000000" w:rsidRDefault="00000000" w:rsidRPr="00000000" w14:paraId="00000770">
    <w:pPr>
      <w:numPr>
        <w:ilvl w:val="0"/>
        <w:numId w:val="35"/>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Bloom – For general purpose generation</w:delText>
        </w:r>
      </w:del>
    </w:ins>
  </w:p>
  <w:p w:rsidR="00000000" w:rsidDel="00000000" w:rsidP="00000000" w:rsidRDefault="00000000" w:rsidRPr="00000000" w14:paraId="00000771">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While these models showed promise in basic text generation, they had notable limitations.</w:delText>
        </w:r>
      </w:del>
    </w:ins>
  </w:p>
  <w:p w:rsidR="00000000" w:rsidDel="00000000" w:rsidP="00000000" w:rsidRDefault="00000000" w:rsidRPr="00000000" w14:paraId="00000772">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These models required:</w:delText>
        </w:r>
      </w:del>
    </w:ins>
  </w:p>
  <w:p w:rsidR="00000000" w:rsidDel="00000000" w:rsidP="00000000" w:rsidRDefault="00000000" w:rsidRPr="00000000" w14:paraId="00000773">
    <w:pPr>
      <w:numPr>
        <w:ilvl w:val="0"/>
        <w:numId w:val="32"/>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Hosting with Hugging Face or local GPU setup</w:delText>
        </w:r>
      </w:del>
    </w:ins>
  </w:p>
  <w:p w:rsidR="00000000" w:rsidDel="00000000" w:rsidP="00000000" w:rsidRDefault="00000000" w:rsidRPr="00000000" w14:paraId="00000774">
    <w:pPr>
      <w:numPr>
        <w:ilvl w:val="0"/>
        <w:numId w:val="32"/>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Fine-tuning or complex prompting to achieve structured plans</w:delText>
        </w:r>
      </w:del>
    </w:ins>
  </w:p>
  <w:p w:rsidR="00000000" w:rsidDel="00000000" w:rsidP="00000000" w:rsidRDefault="00000000" w:rsidRPr="00000000" w14:paraId="00000775">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Final Model Selection</w:delText>
        </w:r>
      </w:del>
    </w:ins>
  </w:p>
  <w:p w:rsidR="00000000" w:rsidDel="00000000" w:rsidP="00000000" w:rsidRDefault="00000000" w:rsidRPr="00000000" w14:paraId="00000776">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After comparative testing, we selected Google Gemini models for production:</w:delText>
        </w:r>
      </w:del>
    </w:ins>
  </w:p>
  <w:p w:rsidR="00000000" w:rsidDel="00000000" w:rsidP="00000000" w:rsidRDefault="00000000" w:rsidRPr="00000000" w14:paraId="00000777">
    <w:pPr>
      <w:numPr>
        <w:ilvl w:val="0"/>
        <w:numId w:val="12"/>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Gemini 1.5 Pro</w:delText>
          <w:br w:type="textWrapping"/>
          <w:delText xml:space="preserve"> → Used for structured 7-day workout generation and plan updating</w:delText>
          <w:br w:type="textWrapping"/>
          <w:delText xml:space="preserve"> → Delivers rich, context-aware, formatted responses reliably</w:delText>
        </w:r>
      </w:del>
    </w:ins>
  </w:p>
  <w:p w:rsidR="00000000" w:rsidDel="00000000" w:rsidP="00000000" w:rsidRDefault="00000000" w:rsidRPr="00000000" w14:paraId="00000778">
    <w:pPr>
      <w:numPr>
        <w:ilvl w:val="0"/>
        <w:numId w:val="12"/>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Gemini Flash</w:delText>
          <w:br w:type="textWrapping"/>
          <w:delText xml:space="preserve"> → Used for generating fast, practical nutrition tips</w:delText>
          <w:br w:type="textWrapping"/>
          <w:delText xml:space="preserve"> → Lightweight and efficient for quick API calls</w:delText>
        </w:r>
      </w:del>
    </w:ins>
  </w:p>
  <w:p w:rsidR="00000000" w:rsidDel="00000000" w:rsidP="00000000" w:rsidRDefault="00000000" w:rsidRPr="00000000" w14:paraId="00000779">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Reasons for Choosing Gemini:</w:delText>
        </w:r>
      </w:del>
    </w:ins>
  </w:p>
  <w:p w:rsidR="00000000" w:rsidDel="00000000" w:rsidP="00000000" w:rsidRDefault="00000000" w:rsidRPr="00000000" w14:paraId="0000077A">
    <w:pPr>
      <w:numPr>
        <w:ilvl w:val="0"/>
        <w:numId w:val="16"/>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API-based, easy to integrate with FastAPI</w:delText>
        </w:r>
      </w:del>
    </w:ins>
  </w:p>
  <w:p w:rsidR="00000000" w:rsidDel="00000000" w:rsidP="00000000" w:rsidRDefault="00000000" w:rsidRPr="00000000" w14:paraId="0000077B">
    <w:pPr>
      <w:numPr>
        <w:ilvl w:val="0"/>
        <w:numId w:val="16"/>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Naturally understands structured formatting (days, sections)</w:delText>
        </w:r>
      </w:del>
    </w:ins>
  </w:p>
  <w:p w:rsidR="00000000" w:rsidDel="00000000" w:rsidP="00000000" w:rsidRDefault="00000000" w:rsidRPr="00000000" w14:paraId="0000077C">
    <w:pPr>
      <w:numPr>
        <w:ilvl w:val="0"/>
        <w:numId w:val="16"/>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High accuracy with minimal prompt tuning</w:delText>
        </w:r>
      </w:del>
    </w:ins>
  </w:p>
  <w:p w:rsidR="00000000" w:rsidDel="00000000" w:rsidP="00000000" w:rsidRDefault="00000000" w:rsidRPr="00000000" w14:paraId="0000077D">
    <w:pPr>
      <w:numPr>
        <w:ilvl w:val="0"/>
        <w:numId w:val="16"/>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Scalable and fast for feedback-based revisions</w:delText>
        </w:r>
      </w:del>
    </w:ins>
  </w:p>
  <w:p w:rsidR="00000000" w:rsidDel="00000000" w:rsidP="00000000" w:rsidRDefault="00000000" w:rsidRPr="00000000" w14:paraId="0000077E">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7F">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1.2.Define the architecture of the application</w:delText>
        </w:r>
      </w:del>
    </w:ins>
  </w:p>
  <w:p w:rsidR="00000000" w:rsidDel="00000000" w:rsidP="00000000" w:rsidRDefault="00000000" w:rsidRPr="00000000" w14:paraId="00000780">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n3741pmwb322" w:id="40"/>
        <w:bookmarkEnd w:id="40"/>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Architecture Overview: FitBuddy follows a modular FastAPI-based architecture-</w:delText>
        </w:r>
      </w:del>
    </w:ins>
  </w:p>
  <w:p w:rsidR="00000000" w:rsidDel="00000000" w:rsidP="00000000" w:rsidRDefault="00000000" w:rsidRPr="00000000" w14:paraId="00000781">
    <w:pPr>
      <w:numPr>
        <w:ilvl w:val="0"/>
        <w:numId w:val="8"/>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Frontend: HTML + Jinja2 templates for user input and display</w:delText>
        </w:r>
      </w:del>
    </w:ins>
  </w:p>
  <w:p w:rsidR="00000000" w:rsidDel="00000000" w:rsidP="00000000" w:rsidRDefault="00000000" w:rsidRPr="00000000" w14:paraId="00000782">
    <w:pPr>
      <w:numPr>
        <w:ilvl w:val="0"/>
        <w:numId w:val="8"/>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Backend: FastAPI for route handling and logic</w:delText>
        </w:r>
      </w:del>
    </w:ins>
  </w:p>
  <w:p w:rsidR="00000000" w:rsidDel="00000000" w:rsidP="00000000" w:rsidRDefault="00000000" w:rsidRPr="00000000" w14:paraId="00000783">
    <w:pPr>
      <w:numPr>
        <w:ilvl w:val="0"/>
        <w:numId w:val="8"/>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AI Layer: Google Gemini APIs (Pro &amp; Flash)</w:delText>
        </w:r>
      </w:del>
    </w:ins>
  </w:p>
  <w:p w:rsidR="00000000" w:rsidDel="00000000" w:rsidP="00000000" w:rsidRDefault="00000000" w:rsidRPr="00000000" w14:paraId="00000784">
    <w:pPr>
      <w:numPr>
        <w:ilvl w:val="0"/>
        <w:numId w:val="8"/>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Database: SQLite with SQLAlchemy for persistence</w:delText>
        </w:r>
      </w:del>
    </w:ins>
  </w:p>
  <w:p w:rsidR="00000000" w:rsidDel="00000000" w:rsidP="00000000" w:rsidRDefault="00000000" w:rsidRPr="00000000" w14:paraId="00000785">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u9t4lgiq4j32" w:id="41"/>
        <w:bookmarkEnd w:id="41"/>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Frontend Responsibilities: Users interact via-</w:delText>
        </w:r>
      </w:del>
    </w:ins>
  </w:p>
  <w:p w:rsidR="00000000" w:rsidDel="00000000" w:rsidP="00000000" w:rsidRDefault="00000000" w:rsidRPr="00000000" w14:paraId="00000786">
    <w:pPr>
      <w:numPr>
        <w:ilvl w:val="0"/>
        <w:numId w:val="10"/>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index.html – Input form</w:delText>
        </w:r>
      </w:del>
    </w:ins>
  </w:p>
  <w:p w:rsidR="00000000" w:rsidDel="00000000" w:rsidP="00000000" w:rsidRDefault="00000000" w:rsidRPr="00000000" w14:paraId="00000787">
    <w:pPr>
      <w:numPr>
        <w:ilvl w:val="0"/>
        <w:numId w:val="10"/>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result.html – Plan, tip, feedback</w:delText>
        </w:r>
      </w:del>
    </w:ins>
  </w:p>
  <w:p w:rsidR="00000000" w:rsidDel="00000000" w:rsidP="00000000" w:rsidRDefault="00000000" w:rsidRPr="00000000" w14:paraId="00000788">
    <w:pPr>
      <w:numPr>
        <w:ilvl w:val="0"/>
        <w:numId w:val="10"/>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all_users.html – Admin panel</w:delText>
        </w:r>
      </w:del>
    </w:ins>
  </w:p>
  <w:p w:rsidR="00000000" w:rsidDel="00000000" w:rsidP="00000000" w:rsidRDefault="00000000" w:rsidRPr="00000000" w14:paraId="00000789">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i290rb6u8y4g" w:id="42"/>
        <w:bookmarkEnd w:id="42"/>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Backend Responsibilities:</w:delText>
        </w:r>
      </w:del>
    </w:ins>
  </w:p>
  <w:p w:rsidR="00000000" w:rsidDel="00000000" w:rsidP="00000000" w:rsidRDefault="00000000" w:rsidRPr="00000000" w14:paraId="0000078A">
    <w:pPr>
      <w:numPr>
        <w:ilvl w:val="0"/>
        <w:numId w:val="29"/>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Receives form data</w:delText>
        </w:r>
      </w:del>
    </w:ins>
  </w:p>
  <w:p w:rsidR="00000000" w:rsidDel="00000000" w:rsidP="00000000" w:rsidRDefault="00000000" w:rsidRPr="00000000" w14:paraId="0000078B">
    <w:pPr>
      <w:numPr>
        <w:ilvl w:val="0"/>
        <w:numId w:val="29"/>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Calls Gemini models</w:delText>
        </w:r>
      </w:del>
    </w:ins>
  </w:p>
  <w:p w:rsidR="00000000" w:rsidDel="00000000" w:rsidP="00000000" w:rsidRDefault="00000000" w:rsidRPr="00000000" w14:paraId="0000078C">
    <w:pPr>
      <w:numPr>
        <w:ilvl w:val="0"/>
        <w:numId w:val="29"/>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Stores user info and plans</w:delText>
        </w:r>
      </w:del>
    </w:ins>
  </w:p>
  <w:p w:rsidR="00000000" w:rsidDel="00000000" w:rsidP="00000000" w:rsidRDefault="00000000" w:rsidRPr="00000000" w14:paraId="0000078D">
    <w:pPr>
      <w:numPr>
        <w:ilvl w:val="0"/>
        <w:numId w:val="29"/>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Renders dynamic templates</w:delText>
        </w:r>
      </w:del>
    </w:ins>
  </w:p>
  <w:p w:rsidR="00000000" w:rsidDel="00000000" w:rsidP="00000000" w:rsidRDefault="00000000" w:rsidRPr="00000000" w14:paraId="0000078E">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o2olgpjeld7d" w:id="43"/>
        <w:bookmarkEnd w:id="43"/>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AI Integration Points:</w:delText>
        </w:r>
      </w:del>
    </w:ins>
  </w:p>
  <w:p w:rsidR="00000000" w:rsidDel="00000000" w:rsidP="00000000" w:rsidRDefault="00000000" w:rsidRPr="00000000" w14:paraId="0000078F">
    <w:pPr>
      <w:numPr>
        <w:ilvl w:val="0"/>
        <w:numId w:val="25"/>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generation &amp; feedback updates → Gemini Pro</w:delText>
        </w:r>
      </w:del>
    </w:ins>
  </w:p>
  <w:p w:rsidR="00000000" w:rsidDel="00000000" w:rsidP="00000000" w:rsidRDefault="00000000" w:rsidRPr="00000000" w14:paraId="00000790">
    <w:pPr>
      <w:numPr>
        <w:ilvl w:val="0"/>
        <w:numId w:val="25"/>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Nutrition tips → Gemini Flash</w:delText>
        </w:r>
      </w:del>
    </w:ins>
  </w:p>
  <w:p w:rsidR="00000000" w:rsidDel="00000000" w:rsidP="00000000" w:rsidRDefault="00000000" w:rsidRPr="00000000" w14:paraId="00000791">
    <w:pPr>
      <w:spacing w:after="240" w:before="240" w:lineRule="auto"/>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92">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1.3 Set up the development Environment:</w:delText>
        </w:r>
      </w:del>
    </w:ins>
  </w:p>
  <w:p w:rsidR="00000000" w:rsidDel="00000000" w:rsidP="00000000" w:rsidRDefault="00000000" w:rsidRPr="00000000" w14:paraId="00000793">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Install Python &amp; Pip: Ensure Python  and pip are installed.</w:delText>
        </w:r>
      </w:del>
    </w:ins>
  </w:p>
  <w:p w:rsidR="00000000" w:rsidDel="00000000" w:rsidP="00000000" w:rsidRDefault="00000000" w:rsidRPr="00000000" w14:paraId="00000794">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Create Virtual Environment:</w:delText>
          <w:br w:type="textWrapping"/>
          <w:delText xml:space="preserve"> python -m venv fitbuddy-env</w:delText>
          <w:br w:type="textWrapping"/>
          <w:delText xml:space="preserve"> fitbuddy-env\Scripts\activate (Windows)</w:delText>
        </w:r>
      </w:del>
    </w:ins>
  </w:p>
  <w:p w:rsidR="00000000" w:rsidDel="00000000" w:rsidP="00000000" w:rsidRDefault="00000000" w:rsidRPr="00000000" w14:paraId="00000795">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Install Required Libraries:</w:delText>
          <w:br w:type="textWrapping"/>
          <w:delText xml:space="preserve"> pip install fastapi uvicorn jinja2 sqlalchemy python-multipart google-generativeai</w:delText>
        </w:r>
      </w:del>
    </w:ins>
  </w:p>
  <w:p w:rsidR="00000000" w:rsidDel="00000000" w:rsidP="00000000" w:rsidRDefault="00000000" w:rsidRPr="00000000" w14:paraId="00000796">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Run Server:</w:delText>
          <w:br w:type="textWrapping"/>
          <w:delText xml:space="preserve"> </w:delText>
        </w:r>
        <w:r w:rsidDel="00000000" w:rsidR="00000000" w:rsidRPr="00000000">
          <w:rPr>
            <w:rtl w:val="0"/>
          </w:rPr>
        </w:r>
      </w:del>
    </w:ins>
  </w:p>
  <w:p w:rsidR="00000000" w:rsidDel="00000000" w:rsidP="00000000" w:rsidRDefault="00000000" w:rsidRPr="00000000" w14:paraId="00000797">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98">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99">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uvicorn app.main:app --reload</w:delText>
          <w:br w:type="textWrapping"/>
          <w:delText xml:space="preserve">Visit http://127.0.0.1:8000 for the app and /docs for API testing.</w:delText>
        </w:r>
      </w:del>
    </w:ins>
  </w:p>
  <w:p w:rsidR="00000000" w:rsidDel="00000000" w:rsidP="00000000" w:rsidRDefault="00000000" w:rsidRPr="00000000" w14:paraId="0000079A">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9B">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9C">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9D">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9E">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9F">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A0">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A1">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A2">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Set Up Project Structure:</w:delText>
          <w:br w:type="textWrapping"/>
          <w:delText xml:space="preserve">Create folders: /app (Python files), /templates (HTML), /static/images (assets)</w:delText>
        </w:r>
      </w:del>
    </w:ins>
  </w:p>
  <w:p w:rsidR="00000000" w:rsidDel="00000000" w:rsidP="00000000" w:rsidRDefault="00000000" w:rsidRPr="00000000" w14:paraId="000007A3">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4152900"/>
              <wp:effectExtent b="0" l="0" r="0" t="0"/>
              <wp:docPr id="14" name="image7.png"/>
              <a:graphic>
                <a:graphicData uri="http://schemas.openxmlformats.org/drawingml/2006/picture">
                  <pic:pic>
                    <pic:nvPicPr>
                      <pic:cNvPr id="0" name="image7.png"/>
                      <pic:cNvPicPr preferRelativeResize="0"/>
                    </pic:nvPicPr>
                    <pic:blipFill>
                      <a:blip r:embed="rId5"/>
                      <a:srcRect b="0" l="0" r="0" t="0"/>
                      <a:stretch>
                        <a:fillRect/>
                      </a:stretch>
                    </pic:blipFill>
                    <pic:spPr>
                      <a:xfrm>
                        <a:off x="0" y="0"/>
                        <a:ext cx="5305350" cy="41529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Prajan Prajan" w:id="154" w:date="2026-09-23T04:47:34Z">
              <w:rPr/>
            </w:rPrChange>
          </w:rPr>
          <w:br w:type="textWrapping"/>
        </w:r>
      </w:del>
    </w:ins>
  </w:p>
  <w:p w:rsidR="00000000" w:rsidDel="00000000" w:rsidP="00000000" w:rsidRDefault="00000000" w:rsidRPr="00000000" w14:paraId="000007A4">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A5">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A6">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A7">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A8">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A9">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AA">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2. Core functionalities Development</w:delText>
        </w:r>
      </w:del>
    </w:ins>
  </w:p>
  <w:p w:rsidR="00000000" w:rsidDel="00000000" w:rsidP="00000000" w:rsidRDefault="00000000" w:rsidRPr="00000000" w14:paraId="000007AB">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2.1 Develop the core functionalities:</w:delText>
        </w:r>
      </w:del>
    </w:ins>
  </w:p>
  <w:p w:rsidR="00000000" w:rsidDel="00000000" w:rsidP="00000000" w:rsidRDefault="00000000" w:rsidRPr="00000000" w14:paraId="000007AC">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f0cjp8tnfjx1" w:id="44"/>
        <w:bookmarkEnd w:id="44"/>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Plan Generation</w:delText>
        </w:r>
      </w:del>
    </w:ins>
  </w:p>
  <w:p w:rsidR="00000000" w:rsidDel="00000000" w:rsidP="00000000" w:rsidRDefault="00000000" w:rsidRPr="00000000" w14:paraId="000007AD">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Function: generate_workout_gemini()</w:delText>
          <w:br w:type="textWrapping"/>
          <w:delText xml:space="preserve">File: gemini_generator.py</w:delText>
        </w:r>
      </w:del>
    </w:ins>
  </w:p>
  <w:p w:rsidR="00000000" w:rsidDel="00000000" w:rsidP="00000000" w:rsidRDefault="00000000" w:rsidRPr="00000000" w14:paraId="000007AE">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Implements the core logic to generate a personalized 7-day workout plan using user inputs such as goal (e.g., muscle gain, weight loss) and intensity (low, medium, high). The prompt is sent to the Gemini 1.5 Pro model, which returns a structured, day-wise plan including:</w:delText>
        </w:r>
      </w:del>
    </w:ins>
  </w:p>
  <w:p w:rsidR="00000000" w:rsidDel="00000000" w:rsidP="00000000" w:rsidRDefault="00000000" w:rsidRPr="00000000" w14:paraId="000007AF">
    <w:pPr>
      <w:numPr>
        <w:ilvl w:val="0"/>
        <w:numId w:val="5"/>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Warm-up (5–10 mins)</w:delText>
        </w:r>
      </w:del>
    </w:ins>
  </w:p>
  <w:p w:rsidR="00000000" w:rsidDel="00000000" w:rsidP="00000000" w:rsidRDefault="00000000" w:rsidRPr="00000000" w14:paraId="000007B0">
    <w:pPr>
      <w:numPr>
        <w:ilvl w:val="0"/>
        <w:numId w:val="5"/>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Main workout (exercise details, sets, reps)</w:delText>
        </w:r>
      </w:del>
    </w:ins>
  </w:p>
  <w:p w:rsidR="00000000" w:rsidDel="00000000" w:rsidP="00000000" w:rsidRDefault="00000000" w:rsidRPr="00000000" w14:paraId="000007B1">
    <w:pPr>
      <w:numPr>
        <w:ilvl w:val="0"/>
        <w:numId w:val="5"/>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Cooldown or recovery tip</w:delText>
        </w:r>
      </w:del>
    </w:ins>
  </w:p>
  <w:p w:rsidR="00000000" w:rsidDel="00000000" w:rsidP="00000000" w:rsidRDefault="00000000" w:rsidRPr="00000000" w14:paraId="000007B2">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output is returned to routes.py and rendered on the result.html page using &lt;pre&gt; blocks for formatting.</w:delText>
        </w:r>
      </w:del>
    </w:ins>
  </w:p>
  <w:p w:rsidR="00000000" w:rsidDel="00000000" w:rsidP="00000000" w:rsidRDefault="00000000" w:rsidRPr="00000000" w14:paraId="000007B3">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108200"/>
              <wp:effectExtent b="0" l="0" r="0" t="0"/>
              <wp:docPr id="4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305350" cy="21082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B4">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2sctkmnaiqf5" w:id="45"/>
        <w:bookmarkEnd w:id="45"/>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Nutrition Tip Generation</w:delText>
        </w:r>
      </w:del>
    </w:ins>
  </w:p>
  <w:p w:rsidR="00000000" w:rsidDel="00000000" w:rsidP="00000000" w:rsidRDefault="00000000" w:rsidRPr="00000000" w14:paraId="000007B5">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Function: generate_nutrition_tip_with_flash()</w:delText>
          <w:br w:type="textWrapping"/>
          <w:delText xml:space="preserve">File: gemini_flash_generator.py</w:delText>
        </w:r>
      </w:del>
    </w:ins>
  </w:p>
  <w:p w:rsidR="00000000" w:rsidDel="00000000" w:rsidP="00000000" w:rsidRDefault="00000000" w:rsidRPr="00000000" w14:paraId="000007B6">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result.html.</w:delText>
        </w:r>
      </w:del>
    </w:ins>
  </w:p>
  <w:p w:rsidR="00000000" w:rsidDel="00000000" w:rsidP="00000000" w:rsidRDefault="00000000" w:rsidRPr="00000000" w14:paraId="000007B7">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3890963" cy="2270414"/>
              <wp:effectExtent b="0" l="0" r="0" t="0"/>
              <wp:docPr id="64"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890963" cy="22704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B8">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fxk9cpcjwcop" w:id="46"/>
        <w:bookmarkEnd w:id="46"/>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Feedback-Based Plan Updating</w:delText>
        </w:r>
      </w:del>
    </w:ins>
  </w:p>
  <w:p w:rsidR="00000000" w:rsidDel="00000000" w:rsidP="00000000" w:rsidRDefault="00000000" w:rsidRPr="00000000" w14:paraId="000007B9">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Function: update_workout_plan()</w:delText>
          <w:br w:type="textWrapping"/>
          <w:delText xml:space="preserve">File: updated_plan.py</w:delText>
        </w:r>
      </w:del>
    </w:ins>
  </w:p>
  <w:p w:rsidR="00000000" w:rsidDel="00000000" w:rsidP="00000000" w:rsidRDefault="00000000" w:rsidRPr="00000000" w14:paraId="000007BA">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delText>
        </w:r>
      </w:del>
    </w:ins>
  </w:p>
  <w:p w:rsidR="00000000" w:rsidDel="00000000" w:rsidP="00000000" w:rsidRDefault="00000000" w:rsidRPr="00000000" w14:paraId="000007BB">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057400"/>
              <wp:effectExtent b="0" l="0" r="0" t="0"/>
              <wp:docPr id="93"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305350" cy="2057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BC">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 &amp; Plan Storage</w:delText>
        </w:r>
      </w:del>
    </w:ins>
  </w:p>
  <w:p w:rsidR="00000000" w:rsidDel="00000000" w:rsidP="00000000" w:rsidRDefault="00000000" w:rsidRPr="00000000" w14:paraId="000007BD">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Functions:</w:delText>
        </w:r>
      </w:del>
    </w:ins>
  </w:p>
  <w:p w:rsidR="00000000" w:rsidDel="00000000" w:rsidP="00000000" w:rsidRDefault="00000000" w:rsidRPr="00000000" w14:paraId="000007BE">
    <w:pPr>
      <w:numPr>
        <w:ilvl w:val="0"/>
        <w:numId w:val="30"/>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save_user(), save_plan(), update_plan()</w:delText>
        </w:r>
      </w:del>
    </w:ins>
  </w:p>
  <w:p w:rsidR="00000000" w:rsidDel="00000000" w:rsidP="00000000" w:rsidRDefault="00000000" w:rsidRPr="00000000" w14:paraId="000007BF">
    <w:pPr>
      <w:numPr>
        <w:ilvl w:val="0"/>
        <w:numId w:val="30"/>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get_original_plan(), get_user()</w:delText>
        </w:r>
      </w:del>
    </w:ins>
  </w:p>
  <w:p w:rsidR="00000000" w:rsidDel="00000000" w:rsidP="00000000" w:rsidRDefault="00000000" w:rsidRPr="00000000" w14:paraId="000007C0">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File: database.py</w:delText>
        </w:r>
      </w:del>
    </w:ins>
  </w:p>
  <w:p w:rsidR="00000000" w:rsidDel="00000000" w:rsidP="00000000" w:rsidRDefault="00000000" w:rsidRPr="00000000" w14:paraId="000007C1">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 user information (ID, name, age, weight, goal, intensity) and AI-generated plans are stored in a SQLite database via SQLAlchemy ORM. Feedback-based updates are saved as a separate field to preserve both versions (original and updated).</w:delText>
        </w:r>
      </w:del>
    </w:ins>
  </w:p>
  <w:p w:rsidR="00000000" w:rsidDel="00000000" w:rsidP="00000000" w:rsidRDefault="00000000" w:rsidRPr="00000000" w14:paraId="000007C2">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3606800"/>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05350" cy="36068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3">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4262438" cy="1712502"/>
              <wp:effectExtent b="0" l="0" r="0" t="0"/>
              <wp:docPr id="68"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4262438" cy="171250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4">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4526770" cy="1636987"/>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26770" cy="1636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5">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927100"/>
              <wp:effectExtent b="0" l="0" r="0" t="0"/>
              <wp:docPr id="3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05350" cy="9271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6">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660400"/>
              <wp:effectExtent b="0" l="0" r="0" t="0"/>
              <wp:docPr id="3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305350" cy="660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7">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xsfa4cz0x4xh" w:id="47"/>
        <w:bookmarkEnd w:id="47"/>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Admin View of All Users</w:delText>
        </w:r>
      </w:del>
    </w:ins>
  </w:p>
  <w:p w:rsidR="00000000" w:rsidDel="00000000" w:rsidP="00000000" w:rsidRDefault="00000000" w:rsidRPr="00000000" w14:paraId="000007C8">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Route: /view-all-users</w:delText>
          <w:br w:type="textWrapping"/>
          <w:delText xml:space="preserve">Template: all_users.html</w:delText>
        </w:r>
      </w:del>
    </w:ins>
  </w:p>
  <w:p w:rsidR="00000000" w:rsidDel="00000000" w:rsidP="00000000" w:rsidRDefault="00000000" w:rsidRPr="00000000" w14:paraId="000007C9">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Displays a list of all users and their respective plans. Rendered with Jinja2 using a {% for user in users %} loop, it allows administrators to see original and updated plans clearly in a structured table format.</w:delText>
        </w:r>
      </w:del>
    </w:ins>
  </w:p>
  <w:p w:rsidR="00000000" w:rsidDel="00000000" w:rsidP="00000000" w:rsidRDefault="00000000" w:rsidRPr="00000000" w14:paraId="000007CA">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4738614" cy="2779987"/>
              <wp:effectExtent b="0" l="0" r="0" t="0"/>
              <wp:docPr id="5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738614" cy="2779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7CB">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2.2: Implement the FastAPI Backend to Manage Routing and User Input Processing</w:delText>
        </w:r>
      </w:del>
    </w:ins>
  </w:p>
  <w:p w:rsidR="00000000" w:rsidDel="00000000" w:rsidP="00000000" w:rsidRDefault="00000000" w:rsidRPr="00000000" w14:paraId="000007CC">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nq6qtlgdj2vd" w:id="48"/>
        <w:bookmarkEnd w:id="48"/>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Define Routes in FastAPI</w:delText>
        </w:r>
      </w:del>
    </w:ins>
  </w:p>
  <w:p w:rsidR="00000000" w:rsidDel="00000000" w:rsidP="00000000" w:rsidRDefault="00000000" w:rsidRPr="00000000" w14:paraId="000007CD">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 routing logic is handled in routes.py. Each route is linked to the corresponding function developed in Activity 2.1.</w:delText>
        </w:r>
      </w:del>
    </w:ins>
  </w:p>
  <w:p w:rsidR="00000000" w:rsidDel="00000000" w:rsidP="00000000" w:rsidRDefault="00000000" w:rsidRPr="00000000" w14:paraId="000007CE">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3tgxv2xz0ebb" w:id="49"/>
        <w:bookmarkEnd w:id="49"/>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Process User Input</w:delText>
        </w:r>
      </w:del>
    </w:ins>
  </w:p>
  <w:p w:rsidR="00000000" w:rsidDel="00000000" w:rsidP="00000000" w:rsidRDefault="00000000" w:rsidRPr="00000000" w14:paraId="000007CF">
    <w:pPr>
      <w:numPr>
        <w:ilvl w:val="0"/>
        <w:numId w:val="24"/>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HTML Form: Created in index.html</w:delText>
        </w:r>
      </w:del>
    </w:ins>
  </w:p>
  <w:p w:rsidR="00000000" w:rsidDel="00000000" w:rsidP="00000000" w:rsidRDefault="00000000" w:rsidRPr="00000000" w14:paraId="000007D0">
    <w:pPr>
      <w:numPr>
        <w:ilvl w:val="0"/>
        <w:numId w:val="24"/>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Users enter: username, user_id, age, weight, goal, and intensity</w:delText>
        </w:r>
      </w:del>
    </w:ins>
  </w:p>
  <w:p w:rsidR="00000000" w:rsidDel="00000000" w:rsidP="00000000" w:rsidRDefault="00000000" w:rsidRPr="00000000" w14:paraId="000007D1">
    <w:pPr>
      <w:numPr>
        <w:ilvl w:val="0"/>
        <w:numId w:val="24"/>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FastAPI captures inputs using Form(...) parameters</w:delText>
        </w:r>
      </w:del>
    </w:ins>
  </w:p>
  <w:p w:rsidR="00000000" w:rsidDel="00000000" w:rsidP="00000000" w:rsidRDefault="00000000" w:rsidRPr="00000000" w14:paraId="000007D2">
    <w:pPr>
      <w:numPr>
        <w:ilvl w:val="0"/>
        <w:numId w:val="24"/>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Pydantic schemas (UserInput, FeedbackRequest) are used to validate structure</w:delText>
        </w:r>
      </w:del>
    </w:ins>
  </w:p>
  <w:p w:rsidR="00000000" w:rsidDel="00000000" w:rsidP="00000000" w:rsidRDefault="00000000" w:rsidRPr="00000000" w14:paraId="000007D3">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vqrjmfy16mi7" w:id="50"/>
        <w:bookmarkEnd w:id="50"/>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Integrate Gemini API Calls</w:delText>
        </w:r>
      </w:del>
    </w:ins>
  </w:p>
  <w:p w:rsidR="00000000" w:rsidDel="00000000" w:rsidP="00000000" w:rsidRDefault="00000000" w:rsidRPr="00000000" w14:paraId="000007D4">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Each route handler connects directly to the respective Gemini-powered function:</w:delText>
        </w:r>
      </w:del>
    </w:ins>
  </w:p>
  <w:p w:rsidR="00000000" w:rsidDel="00000000" w:rsidP="00000000" w:rsidRDefault="00000000" w:rsidRPr="00000000" w14:paraId="000007D5">
    <w:pPr>
      <w:numPr>
        <w:ilvl w:val="0"/>
        <w:numId w:val="22"/>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/generate-workout →</w:delText>
        </w:r>
      </w:del>
    </w:ins>
  </w:p>
  <w:p w:rsidR="00000000" w:rsidDel="00000000" w:rsidP="00000000" w:rsidRDefault="00000000" w:rsidRPr="00000000" w14:paraId="000007D6">
    <w:pPr>
      <w:numPr>
        <w:ilvl w:val="1"/>
        <w:numId w:val="22"/>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generate_workout_gemini() for workout plan</w:delText>
        </w:r>
      </w:del>
    </w:ins>
  </w:p>
  <w:p w:rsidR="00000000" w:rsidDel="00000000" w:rsidP="00000000" w:rsidRDefault="00000000" w:rsidRPr="00000000" w14:paraId="000007D7">
    <w:pPr>
      <w:numPr>
        <w:ilvl w:val="1"/>
        <w:numId w:val="22"/>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generate_nutrition_tip_with_flash() for tip</w:delText>
        </w:r>
      </w:del>
    </w:ins>
  </w:p>
  <w:p w:rsidR="00000000" w:rsidDel="00000000" w:rsidP="00000000" w:rsidRDefault="00000000" w:rsidRPr="00000000" w14:paraId="000007D8">
    <w:pPr>
      <w:numPr>
        <w:ilvl w:val="0"/>
        <w:numId w:val="22"/>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/submit-feedback →</w:delText>
        </w:r>
      </w:del>
    </w:ins>
  </w:p>
  <w:p w:rsidR="00000000" w:rsidDel="00000000" w:rsidP="00000000" w:rsidRDefault="00000000" w:rsidRPr="00000000" w14:paraId="000007D9">
    <w:pPr>
      <w:numPr>
        <w:ilvl w:val="1"/>
        <w:numId w:val="22"/>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Retrieves plan</w:delText>
        </w:r>
      </w:del>
    </w:ins>
  </w:p>
  <w:p w:rsidR="00000000" w:rsidDel="00000000" w:rsidP="00000000" w:rsidRDefault="00000000" w:rsidRPr="00000000" w14:paraId="000007DA">
    <w:pPr>
      <w:numPr>
        <w:ilvl w:val="1"/>
        <w:numId w:val="22"/>
      </w:numPr>
      <w:spacing w:after="240" w:before="0" w:beforeAutospacing="0" w:lineRule="auto"/>
      <w:ind w:left="144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Sends original + feedback to update_workout_plan()</w:delText>
        </w:r>
      </w:del>
    </w:ins>
  </w:p>
  <w:p w:rsidR="00000000" w:rsidDel="00000000" w:rsidP="00000000" w:rsidRDefault="00000000" w:rsidRPr="00000000" w14:paraId="000007DB">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 AI-generated responses are returned cleanly and injected into the frontend templates for display.</w:delText>
        </w:r>
      </w:del>
    </w:ins>
  </w:p>
  <w:p w:rsidR="00000000" w:rsidDel="00000000" w:rsidP="00000000" w:rsidRDefault="00000000" w:rsidRPr="00000000" w14:paraId="000007DC">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3. routes.py Development </w:delText>
        </w:r>
      </w:del>
    </w:ins>
  </w:p>
  <w:p w:rsidR="00000000" w:rsidDel="00000000" w:rsidP="00000000" w:rsidRDefault="00000000" w:rsidRPr="00000000" w14:paraId="000007DD">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3 focuses on building the routing logic inside the routes.py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delText>
        </w:r>
      </w:del>
    </w:ins>
  </w:p>
  <w:p w:rsidR="00000000" w:rsidDel="00000000" w:rsidP="00000000" w:rsidRDefault="00000000" w:rsidRPr="00000000" w14:paraId="000007DE">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DF">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3.1: Writing the Main Application Logic in </w:delText>
        </w:r>
        <w:r w:rsidDel="00000000" w:rsidR="00000000" w:rsidRPr="00000000">
          <w:fldChar w:fldCharType="begin"/>
        </w:r>
        <w:r w:rsidDel="00000000" w:rsidR="00000000" w:rsidRPr="00000000">
          <w:delInstrText xml:space="preserve">HYPERLINK "http://routes.py"</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Change w:author="Prajan Prajan" w:id="154" w:date="2026-09-23T04:47:34Z">
              <w:rPr>
                <w:rFonts w:ascii="Cambria" w:cs="Cambria" w:eastAsia="Cambria" w:hAnsi="Cambria"/>
                <w:b w:val="1"/>
                <w:bCs w:val="1"/>
                <w:sz w:val="30"/>
                <w:szCs w:val="30"/>
                <w:u w:val="single"/>
              </w:rPr>
            </w:rPrChange>
          </w:rPr>
          <w:delText xml:space="preserve">routes.py</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7E0">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E1">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Defining Core routes in routes.py: </w:delText>
        </w:r>
      </w:del>
    </w:ins>
  </w:p>
  <w:p w:rsidR="00000000" w:rsidDel="00000000" w:rsidP="00000000" w:rsidRDefault="00000000" w:rsidRPr="00000000" w14:paraId="000007E2">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Separate routes were implemented to serve each of FitBuddy’s main functionalities:</w:delText>
        </w:r>
      </w:del>
    </w:ins>
  </w:p>
  <w:p w:rsidR="00000000" w:rsidDel="00000000" w:rsidP="00000000" w:rsidRDefault="00000000" w:rsidRPr="00000000" w14:paraId="000007E3">
    <w:pPr>
      <w:numPr>
        <w:ilvl w:val="0"/>
        <w:numId w:val="9"/>
      </w:numPr>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Displays the user form via index.html</w:delText>
        </w:r>
      </w:del>
    </w:ins>
  </w:p>
  <w:p w:rsidR="00000000" w:rsidDel="00000000" w:rsidP="00000000" w:rsidRDefault="00000000" w:rsidRPr="00000000" w14:paraId="000007E4">
    <w:pPr>
      <w:numPr>
        <w:ilvl w:val="0"/>
        <w:numId w:val="9"/>
      </w:numPr>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/generate-workout: Processes user input and generates a personalized workout plan</w:delText>
        </w:r>
      </w:del>
    </w:ins>
  </w:p>
  <w:p w:rsidR="00000000" w:rsidDel="00000000" w:rsidP="00000000" w:rsidRDefault="00000000" w:rsidRPr="00000000" w14:paraId="000007E5">
    <w:pPr>
      <w:numPr>
        <w:ilvl w:val="0"/>
        <w:numId w:val="9"/>
      </w:numPr>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/submit-feedback: Updates the workout plan based on user feedback</w:delText>
        </w:r>
      </w:del>
    </w:ins>
  </w:p>
  <w:p w:rsidR="00000000" w:rsidDel="00000000" w:rsidP="00000000" w:rsidRDefault="00000000" w:rsidRPr="00000000" w14:paraId="000007E6">
    <w:pPr>
      <w:numPr>
        <w:ilvl w:val="0"/>
        <w:numId w:val="9"/>
      </w:numPr>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/view-all-users: Displays an admin dashboard showing all users and their plans</w:delText>
        </w:r>
      </w:del>
    </w:ins>
  </w:p>
  <w:p w:rsidR="00000000" w:rsidDel="00000000" w:rsidP="00000000" w:rsidRDefault="00000000" w:rsidRPr="00000000" w14:paraId="000007E7">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E8">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Set up Route Handlers for Each Feature</w:delText>
        </w:r>
      </w:del>
    </w:ins>
  </w:p>
  <w:p w:rsidR="00000000" w:rsidDel="00000000" w:rsidP="00000000" w:rsidRDefault="00000000" w:rsidRPr="00000000" w14:paraId="000007E9">
    <w:pPr>
      <w:pStyle w:val="Heading4"/>
      <w:keepNext w:val="0"/>
      <w:keepLines w:val="0"/>
      <w:spacing w:after="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tzlahg1d13u0" w:id="51"/>
        <w:bookmarkEnd w:id="51"/>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w:delText>
        </w:r>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 Home Route</w:delText>
        </w:r>
      </w:del>
    </w:ins>
  </w:p>
  <w:p w:rsidR="00000000" w:rsidDel="00000000" w:rsidP="00000000" w:rsidRDefault="00000000" w:rsidRPr="00000000" w14:paraId="000007EA">
    <w:pPr>
      <w:numPr>
        <w:ilvl w:val="0"/>
        <w:numId w:val="17"/>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Returns the homepage (index.html)</w:delText>
        </w:r>
      </w:del>
    </w:ins>
  </w:p>
  <w:p w:rsidR="00000000" w:rsidDel="00000000" w:rsidP="00000000" w:rsidRDefault="00000000" w:rsidRPr="00000000" w14:paraId="000007EB">
    <w:pPr>
      <w:numPr>
        <w:ilvl w:val="0"/>
        <w:numId w:val="17"/>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No form processing logic</w:delText>
        </w:r>
      </w:del>
    </w:ins>
  </w:p>
  <w:p w:rsidR="00000000" w:rsidDel="00000000" w:rsidP="00000000" w:rsidRDefault="00000000" w:rsidRPr="00000000" w14:paraId="000007EC">
    <w:pPr>
      <w:pStyle w:val="Heading4"/>
      <w:keepNext w:val="0"/>
      <w:keepLines w:val="0"/>
      <w:spacing w:after="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9ep7lqpqb2zu" w:id="52"/>
        <w:bookmarkEnd w:id="52"/>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/generate-workout – Plan Generator</w:delText>
        </w:r>
      </w:del>
    </w:ins>
  </w:p>
  <w:p w:rsidR="00000000" w:rsidDel="00000000" w:rsidP="00000000" w:rsidRDefault="00000000" w:rsidRPr="00000000" w14:paraId="000007ED">
    <w:pPr>
      <w:numPr>
        <w:ilvl w:val="0"/>
        <w:numId w:val="28"/>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Receives user input using FastAPI’s Form(...)</w:delText>
        </w:r>
      </w:del>
    </w:ins>
  </w:p>
  <w:p w:rsidR="00000000" w:rsidDel="00000000" w:rsidP="00000000" w:rsidRDefault="00000000" w:rsidRPr="00000000" w14:paraId="000007EE">
    <w:pPr>
      <w:numPr>
        <w:ilvl w:val="0"/>
        <w:numId w:val="28"/>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Constructs a UserInput Pydantic model</w:delText>
        </w:r>
      </w:del>
    </w:ins>
  </w:p>
  <w:p w:rsidR="00000000" w:rsidDel="00000000" w:rsidP="00000000" w:rsidRDefault="00000000" w:rsidRPr="00000000" w14:paraId="000007EF">
    <w:pPr>
      <w:numPr>
        <w:ilvl w:val="0"/>
        <w:numId w:val="28"/>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Calls:</w:delText>
        </w:r>
      </w:del>
    </w:ins>
  </w:p>
  <w:p w:rsidR="00000000" w:rsidDel="00000000" w:rsidP="00000000" w:rsidRDefault="00000000" w:rsidRPr="00000000" w14:paraId="000007F0">
    <w:pPr>
      <w:numPr>
        <w:ilvl w:val="1"/>
        <w:numId w:val="28"/>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generate_workout_gemini(...) → Generates workout plan via Gemini 1.5 Pro</w:delText>
        </w:r>
      </w:del>
    </w:ins>
  </w:p>
  <w:p w:rsidR="00000000" w:rsidDel="00000000" w:rsidP="00000000" w:rsidRDefault="00000000" w:rsidRPr="00000000" w14:paraId="000007F1">
    <w:pPr>
      <w:numPr>
        <w:ilvl w:val="1"/>
        <w:numId w:val="28"/>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F2">
    <w:pPr>
      <w:numPr>
        <w:ilvl w:val="1"/>
        <w:numId w:val="28"/>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color w:val="188038"/>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F3">
    <w:pPr>
      <w:numPr>
        <w:ilvl w:val="1"/>
        <w:numId w:val="28"/>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color w:val="188038"/>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F4">
    <w:pPr>
      <w:numPr>
        <w:ilvl w:val="1"/>
        <w:numId w:val="28"/>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color w:val="188038"/>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F5">
    <w:pPr>
      <w:numPr>
        <w:ilvl w:val="1"/>
        <w:numId w:val="28"/>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color w:val="188038"/>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F6">
    <w:pPr>
      <w:numPr>
        <w:ilvl w:val="1"/>
        <w:numId w:val="28"/>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color w:val="188038"/>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7F7">
    <w:pPr>
      <w:numPr>
        <w:ilvl w:val="1"/>
        <w:numId w:val="28"/>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color w:val="188038"/>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generate_nutrition_tip_with_flash(...) → Gets nutrition tip via Gemini Flash</w:delText>
        </w:r>
      </w:del>
    </w:ins>
  </w:p>
  <w:p w:rsidR="00000000" w:rsidDel="00000000" w:rsidP="00000000" w:rsidRDefault="00000000" w:rsidRPr="00000000" w14:paraId="000007F8">
    <w:pPr>
      <w:numPr>
        <w:ilvl w:val="0"/>
        <w:numId w:val="28"/>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Stores:</w:delText>
        </w:r>
      </w:del>
    </w:ins>
  </w:p>
  <w:p w:rsidR="00000000" w:rsidDel="00000000" w:rsidP="00000000" w:rsidRDefault="00000000" w:rsidRPr="00000000" w14:paraId="000007F9">
    <w:pPr>
      <w:numPr>
        <w:ilvl w:val="1"/>
        <w:numId w:val="28"/>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 details with save_user(...)</w:delText>
        </w:r>
      </w:del>
    </w:ins>
  </w:p>
  <w:p w:rsidR="00000000" w:rsidDel="00000000" w:rsidP="00000000" w:rsidRDefault="00000000" w:rsidRPr="00000000" w14:paraId="000007FA">
    <w:pPr>
      <w:numPr>
        <w:ilvl w:val="1"/>
        <w:numId w:val="28"/>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Plan with save_plan(...)</w:delText>
        </w:r>
      </w:del>
    </w:ins>
  </w:p>
  <w:p w:rsidR="00000000" w:rsidDel="00000000" w:rsidP="00000000" w:rsidRDefault="00000000" w:rsidRPr="00000000" w14:paraId="000007FB">
    <w:pPr>
      <w:numPr>
        <w:ilvl w:val="0"/>
        <w:numId w:val="28"/>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Returns result.html with dynamic data</w:delText>
        </w:r>
      </w:del>
    </w:ins>
  </w:p>
  <w:p w:rsidR="00000000" w:rsidDel="00000000" w:rsidP="00000000" w:rsidRDefault="00000000" w:rsidRPr="00000000" w14:paraId="000007FC">
    <w:pPr>
      <w:pStyle w:val="Heading4"/>
      <w:keepNext w:val="0"/>
      <w:keepLines w:val="0"/>
      <w:spacing w:after="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utigetyjvhnf" w:id="53"/>
        <w:bookmarkEnd w:id="53"/>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/submit-feedback – Update Plan with Feedback</w:delText>
        </w:r>
      </w:del>
    </w:ins>
  </w:p>
  <w:p w:rsidR="00000000" w:rsidDel="00000000" w:rsidP="00000000" w:rsidRDefault="00000000" w:rsidRPr="00000000" w14:paraId="000007FD">
    <w:pPr>
      <w:numPr>
        <w:ilvl w:val="0"/>
        <w:numId w:val="11"/>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Captures feedback and user_id</w:delText>
        </w:r>
      </w:del>
    </w:ins>
  </w:p>
  <w:p w:rsidR="00000000" w:rsidDel="00000000" w:rsidP="00000000" w:rsidRDefault="00000000" w:rsidRPr="00000000" w14:paraId="000007FE">
    <w:pPr>
      <w:numPr>
        <w:ilvl w:val="0"/>
        <w:numId w:val="11"/>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Retrieves original plan from DB</w:delText>
        </w:r>
      </w:del>
    </w:ins>
  </w:p>
  <w:p w:rsidR="00000000" w:rsidDel="00000000" w:rsidP="00000000" w:rsidRDefault="00000000" w:rsidRPr="00000000" w14:paraId="000007FF">
    <w:pPr>
      <w:numPr>
        <w:ilvl w:val="0"/>
        <w:numId w:val="11"/>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Uses update_workout_plan(...) to revise the plan via Gemini 1.5 Pro</w:delText>
        </w:r>
      </w:del>
    </w:ins>
  </w:p>
  <w:p w:rsidR="00000000" w:rsidDel="00000000" w:rsidP="00000000" w:rsidRDefault="00000000" w:rsidRPr="00000000" w14:paraId="00000800">
    <w:pPr>
      <w:numPr>
        <w:ilvl w:val="0"/>
        <w:numId w:val="11"/>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Updates the revised plan in the DB using update_plan(...)</w:delText>
        </w:r>
      </w:del>
    </w:ins>
  </w:p>
  <w:p w:rsidR="00000000" w:rsidDel="00000000" w:rsidP="00000000" w:rsidRDefault="00000000" w:rsidRPr="00000000" w14:paraId="00000801">
    <w:pPr>
      <w:numPr>
        <w:ilvl w:val="0"/>
        <w:numId w:val="11"/>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Renders updated result on result.html</w:delText>
        </w:r>
      </w:del>
    </w:ins>
  </w:p>
  <w:p w:rsidR="00000000" w:rsidDel="00000000" w:rsidP="00000000" w:rsidRDefault="00000000" w:rsidRPr="00000000" w14:paraId="00000802">
    <w:pPr>
      <w:pStyle w:val="Heading4"/>
      <w:keepNext w:val="0"/>
      <w:keepLines w:val="0"/>
      <w:spacing w:after="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60jgj48nwq4y" w:id="54"/>
        <w:bookmarkEnd w:id="54"/>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/view-all-users – Admin View</w:delText>
        </w:r>
      </w:del>
    </w:ins>
  </w:p>
  <w:p w:rsidR="00000000" w:rsidDel="00000000" w:rsidP="00000000" w:rsidRDefault="00000000" w:rsidRPr="00000000" w14:paraId="00000803">
    <w:pPr>
      <w:numPr>
        <w:ilvl w:val="0"/>
        <w:numId w:val="27"/>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Calls get_all_users() and get_all_plans() to fetch DB records</w:delText>
        </w:r>
      </w:del>
    </w:ins>
  </w:p>
  <w:p w:rsidR="00000000" w:rsidDel="00000000" w:rsidP="00000000" w:rsidRDefault="00000000" w:rsidRPr="00000000" w14:paraId="00000804">
    <w:pPr>
      <w:numPr>
        <w:ilvl w:val="0"/>
        <w:numId w:val="27"/>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Passes them to all_users.html</w:delText>
        </w:r>
      </w:del>
    </w:ins>
  </w:p>
  <w:p w:rsidR="00000000" w:rsidDel="00000000" w:rsidP="00000000" w:rsidRDefault="00000000" w:rsidRPr="00000000" w14:paraId="00000805">
    <w:pPr>
      <w:numPr>
        <w:ilvl w:val="0"/>
        <w:numId w:val="27"/>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Admin can view:</w:delText>
        </w:r>
      </w:del>
    </w:ins>
  </w:p>
  <w:p w:rsidR="00000000" w:rsidDel="00000000" w:rsidP="00000000" w:rsidRDefault="00000000" w:rsidRPr="00000000" w14:paraId="00000806">
    <w:pPr>
      <w:numPr>
        <w:ilvl w:val="1"/>
        <w:numId w:val="27"/>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Username, Age, Weight, Goal, Intensity</w:delText>
        </w:r>
      </w:del>
    </w:ins>
  </w:p>
  <w:p w:rsidR="00000000" w:rsidDel="00000000" w:rsidP="00000000" w:rsidRDefault="00000000" w:rsidRPr="00000000" w14:paraId="00000807">
    <w:pPr>
      <w:numPr>
        <w:ilvl w:val="1"/>
        <w:numId w:val="27"/>
      </w:numPr>
      <w:spacing w:after="240" w:before="0" w:beforeAutospacing="0" w:lineRule="auto"/>
      <w:ind w:left="144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Original and updated workout plans</w:delText>
        </w:r>
      </w:del>
    </w:ins>
  </w:p>
  <w:p w:rsidR="00000000" w:rsidDel="00000000" w:rsidP="00000000" w:rsidRDefault="00000000" w:rsidRPr="00000000" w14:paraId="00000808">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Integrate Gemini AI Responses in Each Function</w:delText>
        </w:r>
      </w:del>
    </w:ins>
  </w:p>
  <w:p w:rsidR="00000000" w:rsidDel="00000000" w:rsidP="00000000" w:rsidRDefault="00000000" w:rsidRPr="00000000" w14:paraId="00000809">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Each AI-related route calls Google’s Gemini models with specific prompts:</w:delText>
        </w:r>
      </w:del>
    </w:ins>
  </w:p>
  <w:p w:rsidR="00000000" w:rsidDel="00000000" w:rsidP="00000000" w:rsidRDefault="00000000" w:rsidRPr="00000000" w14:paraId="0000080A">
    <w:pPr>
      <w:numPr>
        <w:ilvl w:val="0"/>
        <w:numId w:val="26"/>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Plan Generation:</w:delText>
          <w:br w:type="textWrapping"/>
          <w:delText xml:space="preserve"> generate_workout_gemini() sends fitness goal and intensity to Gemini Pro to return a structured 7-day workout plan.</w:delText>
        </w:r>
      </w:del>
    </w:ins>
  </w:p>
  <w:p w:rsidR="00000000" w:rsidDel="00000000" w:rsidP="00000000" w:rsidRDefault="00000000" w:rsidRPr="00000000" w14:paraId="0000080B">
    <w:pPr>
      <w:numPr>
        <w:ilvl w:val="0"/>
        <w:numId w:val="26"/>
      </w:numPr>
      <w:spacing w:after="0" w:afterAutospacing="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Nutrition Tip Generation:</w:delText>
          <w:br w:type="textWrapping"/>
          <w:delText xml:space="preserve"> generate_nutrition_tip_with_flash() uses Gemini Flash to generate a practical tip related to the user’s fitness goal.</w:delText>
        </w:r>
      </w:del>
    </w:ins>
  </w:p>
  <w:p w:rsidR="00000000" w:rsidDel="00000000" w:rsidP="00000000" w:rsidRDefault="00000000" w:rsidRPr="00000000" w14:paraId="0000080C">
    <w:pPr>
      <w:numPr>
        <w:ilvl w:val="0"/>
        <w:numId w:val="26"/>
      </w:numPr>
      <w:spacing w:after="240" w:before="0" w:beforeAutospacing="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Plan Update via Feedback:</w:delText>
          <w:br w:type="textWrapping"/>
          <w:delText xml:space="preserve"> update_workout_plan() passes original plan + user feedback to Gemini Pro and returns a revised plan.</w:delText>
        </w:r>
      </w:del>
    </w:ins>
  </w:p>
  <w:p w:rsidR="00000000" w:rsidDel="00000000" w:rsidP="00000000" w:rsidRDefault="00000000" w:rsidRPr="00000000" w14:paraId="0000080D">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 responses are returned to the user through result.html, maintaining clarity using &lt;pre&gt; blocks for formatting.</w:delText>
        </w:r>
      </w:del>
    </w:ins>
  </w:p>
  <w:p w:rsidR="00000000" w:rsidDel="00000000" w:rsidP="00000000" w:rsidRDefault="00000000" w:rsidRPr="00000000" w14:paraId="0000080E">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Workout generation route Nutrition/Recovery tip generation route</w:delText>
        </w:r>
      </w:del>
    </w:ins>
  </w:p>
  <w:p w:rsidR="00000000" w:rsidDel="00000000" w:rsidP="00000000" w:rsidRDefault="00000000" w:rsidRPr="00000000" w14:paraId="0000080F">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10">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3940703" cy="1856062"/>
              <wp:effectExtent b="0" l="0" r="0" t="0"/>
              <wp:docPr id="31"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3940703" cy="185606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11">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12">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13">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14">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15">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16">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17">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Nutrition/Recovery tip generation route</w:delText>
        </w:r>
      </w:del>
    </w:ins>
  </w:p>
  <w:p w:rsidR="00000000" w:rsidDel="00000000" w:rsidP="00000000" w:rsidRDefault="00000000" w:rsidRPr="00000000" w14:paraId="00000818">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3509963" cy="1221649"/>
              <wp:effectExtent b="0" l="0" r="0" t="0"/>
              <wp:docPr id="2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509963" cy="1221649"/>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19">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Saving user info and plan generation route</w:delText>
        </w:r>
      </w:del>
    </w:ins>
  </w:p>
  <w:p w:rsidR="00000000" w:rsidDel="00000000" w:rsidP="00000000" w:rsidRDefault="00000000" w:rsidRPr="00000000" w14:paraId="0000081A">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3644900"/>
              <wp:effectExtent b="0" l="0" r="0" t="0"/>
              <wp:docPr id="3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305350" cy="36449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1B">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Submit Feedback and update plan route</w:delText>
        </w:r>
      </w:del>
    </w:ins>
  </w:p>
  <w:p w:rsidR="00000000" w:rsidDel="00000000" w:rsidP="00000000" w:rsidRDefault="00000000" w:rsidRPr="00000000" w14:paraId="0000081C">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3862388" cy="1448395"/>
              <wp:effectExtent b="0" l="0" r="0" t="0"/>
              <wp:docPr id="99"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3862388" cy="1448395"/>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1D">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1E">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1F">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4. Frontend Development </w:delText>
        </w:r>
      </w:del>
    </w:ins>
  </w:p>
  <w:p w:rsidR="00000000" w:rsidDel="00000000" w:rsidP="00000000" w:rsidRDefault="00000000" w:rsidRPr="00000000" w14:paraId="00000820">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delText>
        </w:r>
      </w:del>
    </w:ins>
  </w:p>
  <w:p w:rsidR="00000000" w:rsidDel="00000000" w:rsidP="00000000" w:rsidRDefault="00000000" w:rsidRPr="00000000" w14:paraId="00000821">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22">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23">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4.1 Designing and Developing the User Interface</w:delText>
        </w:r>
      </w:del>
    </w:ins>
  </w:p>
  <w:p w:rsidR="00000000" w:rsidDel="00000000" w:rsidP="00000000" w:rsidRDefault="00000000" w:rsidRPr="00000000" w14:paraId="00000824">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25">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Set Up the Base HTML Structure</w:delText>
        </w:r>
      </w:del>
    </w:ins>
  </w:p>
  <w:p w:rsidR="00000000" w:rsidDel="00000000" w:rsidP="00000000" w:rsidRDefault="00000000" w:rsidRPr="00000000" w14:paraId="00000826">
    <w:pPr>
      <w:numPr>
        <w:ilvl w:val="0"/>
        <w:numId w:val="23"/>
      </w:numPr>
      <w:spacing w:after="0" w:afterAutospacing="0" w:before="240" w:lineRule="auto"/>
      <w:ind w:left="72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Developed index.html as the main entry point for user input.</w:delText>
        </w:r>
      </w:del>
    </w:ins>
  </w:p>
  <w:p w:rsidR="00000000" w:rsidDel="00000000" w:rsidP="00000000" w:rsidRDefault="00000000" w:rsidRPr="00000000" w14:paraId="00000827">
    <w:pPr>
      <w:numPr>
        <w:ilvl w:val="0"/>
        <w:numId w:val="23"/>
      </w:numPr>
      <w:spacing w:after="0" w:afterAutospacing="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Structured the form to capture:</w:delText>
        </w:r>
      </w:del>
    </w:ins>
  </w:p>
  <w:p w:rsidR="00000000" w:rsidDel="00000000" w:rsidP="00000000" w:rsidRDefault="00000000" w:rsidRPr="00000000" w14:paraId="00000828">
    <w:pPr>
      <w:numPr>
        <w:ilvl w:val="1"/>
        <w:numId w:val="23"/>
      </w:numPr>
      <w:spacing w:after="0" w:afterAutospacing="0" w:before="0" w:beforeAutospacing="0" w:lineRule="auto"/>
      <w:ind w:left="1440" w:hanging="360"/>
      <w:rPr>
        <w:ins w:author="" w:id="161" w:date="1970-01-01T00:00:00Z"/>
        <w:del w:author="PREMA" w:id="148" w:date="2026-09-24T01:15:25Z"/>
        <w:rFonts w:ascii="Cambria" w:cs="Cambria" w:eastAsia="Cambria" w:hAnsi="Cambria"/>
        <w:b w:val="1"/>
        <w:bCs w:val="1"/>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username, user_id, age, weight, goal, and intensity.</w:delText>
        </w:r>
      </w:del>
    </w:ins>
  </w:p>
  <w:p w:rsidR="00000000" w:rsidDel="00000000" w:rsidP="00000000" w:rsidRDefault="00000000" w:rsidRPr="00000000" w14:paraId="00000829">
    <w:pPr>
      <w:numPr>
        <w:ilvl w:val="0"/>
        <w:numId w:val="23"/>
      </w:numPr>
      <w:spacing w:after="0" w:afterAutospacing="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Each field is properly labeled and grouped using semantic HTML.</w:delText>
        </w:r>
      </w:del>
    </w:ins>
  </w:p>
  <w:p w:rsidR="00000000" w:rsidDel="00000000" w:rsidP="00000000" w:rsidRDefault="00000000" w:rsidRPr="00000000" w14:paraId="0000082A">
    <w:pPr>
      <w:numPr>
        <w:ilvl w:val="0"/>
        <w:numId w:val="23"/>
      </w:numPr>
      <w:spacing w:after="0" w:afterAutospacing="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design uses a gym-themed background image, Google Fonts (Roboto), and bold typography to create a clean, fitness-oriented interface.</w:delText>
        </w:r>
      </w:del>
    </w:ins>
  </w:p>
  <w:p w:rsidR="00000000" w:rsidDel="00000000" w:rsidP="00000000" w:rsidRDefault="00000000" w:rsidRPr="00000000" w14:paraId="0000082B">
    <w:pPr>
      <w:numPr>
        <w:ilvl w:val="0"/>
        <w:numId w:val="23"/>
      </w:numPr>
      <w:spacing w:after="24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Navigation is kept minimal for focus, and user flow directs clearly from input to output.</w:delText>
        </w:r>
      </w:del>
    </w:ins>
  </w:p>
  <w:p w:rsidR="00000000" w:rsidDel="00000000" w:rsidP="00000000" w:rsidRDefault="00000000" w:rsidRPr="00000000" w14:paraId="0000082C">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hj9z12x2bciz" w:id="55"/>
        <w:bookmarkEnd w:id="55"/>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Design a Responsive Layout Using CSS</w:delText>
        </w:r>
      </w:del>
    </w:ins>
  </w:p>
  <w:p w:rsidR="00000000" w:rsidDel="00000000" w:rsidP="00000000" w:rsidRDefault="00000000" w:rsidRPr="00000000" w14:paraId="0000082D">
    <w:pPr>
      <w:numPr>
        <w:ilvl w:val="0"/>
        <w:numId w:val="33"/>
      </w:numPr>
      <w:spacing w:after="0" w:afterAutospacing="0" w:before="24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Embedded CSS styles were applied directly in each HTML file.</w:delText>
        </w:r>
      </w:del>
    </w:ins>
  </w:p>
  <w:p w:rsidR="00000000" w:rsidDel="00000000" w:rsidP="00000000" w:rsidRDefault="00000000" w:rsidRPr="00000000" w14:paraId="0000082E">
    <w:pPr>
      <w:numPr>
        <w:ilvl w:val="0"/>
        <w:numId w:val="33"/>
      </w:numPr>
      <w:spacing w:after="0" w:afterAutospacing="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Layouts use Flexbox to center content both vertically and horizontally.</w:delText>
        </w:r>
      </w:del>
    </w:ins>
  </w:p>
  <w:p w:rsidR="00000000" w:rsidDel="00000000" w:rsidP="00000000" w:rsidRDefault="00000000" w:rsidRPr="00000000" w14:paraId="0000082F">
    <w:pPr>
      <w:numPr>
        <w:ilvl w:val="0"/>
        <w:numId w:val="33"/>
      </w:numPr>
      <w:spacing w:after="0" w:afterAutospacing="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Media queries ensure mobile responsiveness.</w:delText>
        </w:r>
      </w:del>
    </w:ins>
  </w:p>
  <w:p w:rsidR="00000000" w:rsidDel="00000000" w:rsidP="00000000" w:rsidRDefault="00000000" w:rsidRPr="00000000" w14:paraId="00000830">
    <w:pPr>
      <w:numPr>
        <w:ilvl w:val="0"/>
        <w:numId w:val="33"/>
      </w:numPr>
      <w:spacing w:after="0" w:afterAutospacing="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Buttons have consistent styling with hover effects.</w:delText>
        </w:r>
      </w:del>
    </w:ins>
  </w:p>
  <w:p w:rsidR="00000000" w:rsidDel="00000000" w:rsidP="00000000" w:rsidRDefault="00000000" w:rsidRPr="00000000" w14:paraId="00000831">
    <w:pPr>
      <w:numPr>
        <w:ilvl w:val="0"/>
        <w:numId w:val="33"/>
      </w:numPr>
      <w:spacing w:after="0" w:afterAutospacing="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Input fields and result blocks have adequate padding, shadows, and rounded corners for modern aesthetics.</w:delText>
        </w:r>
      </w:del>
    </w:ins>
  </w:p>
  <w:p w:rsidR="00000000" w:rsidDel="00000000" w:rsidP="00000000" w:rsidRDefault="00000000" w:rsidRPr="00000000" w14:paraId="00000832">
    <w:pPr>
      <w:numPr>
        <w:ilvl w:val="0"/>
        <w:numId w:val="33"/>
      </w:numPr>
      <w:spacing w:after="24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Overall color scheme supports readability on a dark background.</w:delText>
        </w:r>
      </w:del>
    </w:ins>
  </w:p>
  <w:p w:rsidR="00000000" w:rsidDel="00000000" w:rsidP="00000000" w:rsidRDefault="00000000" w:rsidRPr="00000000" w14:paraId="00000833">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dev7hnuyi3s2" w:id="56"/>
        <w:bookmarkEnd w:id="56"/>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Create Separate Pages for Each Core Functionality</w:delText>
        </w:r>
      </w:del>
    </w:ins>
  </w:p>
  <w:p w:rsidR="00000000" w:rsidDel="00000000" w:rsidP="00000000" w:rsidRDefault="00000000" w:rsidRPr="00000000" w14:paraId="00000834">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Three Jinja2-powered HTML templates were created under /templates:</w:delText>
        </w:r>
      </w:del>
    </w:ins>
  </w:p>
  <w:p w:rsidR="00000000" w:rsidDel="00000000" w:rsidP="00000000" w:rsidRDefault="00000000" w:rsidRPr="00000000" w14:paraId="00000835">
    <w:pPr>
      <w:numPr>
        <w:ilvl w:val="0"/>
        <w:numId w:val="20"/>
      </w:numPr>
      <w:spacing w:after="0" w:afterAutospacing="0" w:before="24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index.html: A user input form with fields for fitness goal, intensity, and basic personal information.</w:delText>
        </w:r>
      </w:del>
    </w:ins>
  </w:p>
  <w:p w:rsidR="00000000" w:rsidDel="00000000" w:rsidP="00000000" w:rsidRDefault="00000000" w:rsidRPr="00000000" w14:paraId="00000836">
    <w:pPr>
      <w:numPr>
        <w:ilvl w:val="0"/>
        <w:numId w:val="20"/>
      </w:numPr>
      <w:spacing w:after="0" w:afterAutospacing="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result.html: Displays the 7-day AI generated workout plan, a nutrition tip, and accepts user feedback.</w:delText>
        </w:r>
      </w:del>
    </w:ins>
  </w:p>
  <w:p w:rsidR="00000000" w:rsidDel="00000000" w:rsidP="00000000" w:rsidRDefault="00000000" w:rsidRPr="00000000" w14:paraId="00000837">
    <w:pPr>
      <w:numPr>
        <w:ilvl w:val="0"/>
        <w:numId w:val="20"/>
      </w:numPr>
      <w:spacing w:after="24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all_users.html: Admin panel to view and delete users and review both original and updated plans.</w:delText>
        </w:r>
      </w:del>
    </w:ins>
  </w:p>
  <w:p w:rsidR="00000000" w:rsidDel="00000000" w:rsidP="00000000" w:rsidRDefault="00000000" w:rsidRPr="00000000" w14:paraId="00000838">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Templates are modular, and UI transitions smoothly between steps.</w:delText>
        </w:r>
      </w:del>
    </w:ins>
  </w:p>
  <w:p w:rsidR="00000000" w:rsidDel="00000000" w:rsidP="00000000" w:rsidRDefault="00000000" w:rsidRPr="00000000" w14:paraId="00000839">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Forms are submitted to specific FastAPI endpoints via POST methods</w:delText>
        </w:r>
      </w:del>
    </w:ins>
  </w:p>
  <w:p w:rsidR="00000000" w:rsidDel="00000000" w:rsidP="00000000" w:rsidRDefault="00000000" w:rsidRPr="00000000" w14:paraId="0000083A">
    <w:pPr>
      <w:pStyle w:val="Heading2"/>
      <w:keepNext w:val="0"/>
      <w:keepLines w:val="0"/>
      <w:spacing w:after="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94fp609pmnx4" w:id="57"/>
        <w:bookmarkEnd w:id="57"/>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4.2 Creating Dynamic Templates with FastAPI’s Jinja2</w:delText>
        </w:r>
      </w:del>
    </w:ins>
  </w:p>
  <w:p w:rsidR="00000000" w:rsidDel="00000000" w:rsidP="00000000" w:rsidRDefault="00000000" w:rsidRPr="00000000" w14:paraId="0000083B">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Integrate Jinja2 Templating for Dynamic Content Rendering</w:delText>
        </w:r>
      </w:del>
    </w:ins>
  </w:p>
  <w:p w:rsidR="00000000" w:rsidDel="00000000" w:rsidP="00000000" w:rsidRDefault="00000000" w:rsidRPr="00000000" w14:paraId="0000083C">
    <w:pPr>
      <w:numPr>
        <w:ilvl w:val="0"/>
        <w:numId w:val="18"/>
      </w:numPr>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Used FastAPI’s Jinja2Templates for template rendering:</w:delText>
        </w:r>
      </w:del>
    </w:ins>
  </w:p>
  <w:p w:rsidR="00000000" w:rsidDel="00000000" w:rsidP="00000000" w:rsidRDefault="00000000" w:rsidRPr="00000000" w14:paraId="0000083D">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3E">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3F">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from fastapi.templating import Jinja2Templates</w:delText>
        </w:r>
      </w:del>
    </w:ins>
  </w:p>
  <w:p w:rsidR="00000000" w:rsidDel="00000000" w:rsidP="00000000" w:rsidRDefault="00000000" w:rsidRPr="00000000" w14:paraId="00000840">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BASE_DIR = os.path.dirname(os.path.abspath(__file__))</w:delText>
        </w:r>
      </w:del>
    </w:ins>
  </w:p>
  <w:p w:rsidR="00000000" w:rsidDel="00000000" w:rsidP="00000000" w:rsidRDefault="00000000" w:rsidRPr="00000000" w14:paraId="00000841">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TEMPLATE_DIR = os.path.join(BASE_DIR, "templates")</w:delText>
        </w:r>
      </w:del>
    </w:ins>
  </w:p>
  <w:p w:rsidR="00000000" w:rsidDel="00000000" w:rsidP="00000000" w:rsidRDefault="00000000" w:rsidRPr="00000000" w14:paraId="00000842">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templates = Jinja2Templates(directory=TEMPLATE_DIR)</w:delText>
        </w:r>
      </w:del>
    </w:ins>
  </w:p>
  <w:p w:rsidR="00000000" w:rsidDel="00000000" w:rsidP="00000000" w:rsidRDefault="00000000" w:rsidRPr="00000000" w14:paraId="00000843">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44">
    <w:pPr>
      <w:numPr>
        <w:ilvl w:val="0"/>
        <w:numId w:val="2"/>
      </w:numPr>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Each route uses TemplateResponse to render the proper HTML with passed context:</w:delText>
        </w:r>
      </w:del>
    </w:ins>
  </w:p>
  <w:p w:rsidR="00000000" w:rsidDel="00000000" w:rsidP="00000000" w:rsidRDefault="00000000" w:rsidRPr="00000000" w14:paraId="00000845">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3024188" cy="1627914"/>
              <wp:effectExtent b="0" l="0" r="0" t="0"/>
              <wp:docPr id="95"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3024188" cy="16279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46">
    <w:pPr>
      <w:numPr>
        <w:ilvl w:val="0"/>
        <w:numId w:val="13"/>
      </w:numPr>
      <w:ind w:left="144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This allows dynamic plan and nutrition tip display after form submission.</w:delText>
        </w:r>
      </w:del>
    </w:ins>
  </w:p>
  <w:p w:rsidR="00000000" w:rsidDel="00000000" w:rsidP="00000000" w:rsidRDefault="00000000" w:rsidRPr="00000000" w14:paraId="00000847">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goaouum2mct3" w:id="58"/>
        <w:bookmarkEnd w:id="58"/>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Bind Backend Data to HTML Templates</w:delText>
        </w:r>
      </w:del>
    </w:ins>
  </w:p>
  <w:p w:rsidR="00000000" w:rsidDel="00000000" w:rsidP="00000000" w:rsidRDefault="00000000" w:rsidRPr="00000000" w14:paraId="00000848">
    <w:pPr>
      <w:pStyle w:val="Heading4"/>
      <w:keepNext w:val="0"/>
      <w:keepLines w:val="0"/>
      <w:spacing w:after="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3arjzf5i1dnr" w:id="59"/>
        <w:bookmarkEnd w:id="59"/>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index.html</w:delText>
        </w:r>
      </w:del>
    </w:ins>
  </w:p>
  <w:p w:rsidR="00000000" w:rsidDel="00000000" w:rsidP="00000000" w:rsidRDefault="00000000" w:rsidRPr="00000000" w14:paraId="00000849">
    <w:pPr>
      <w:numPr>
        <w:ilvl w:val="0"/>
        <w:numId w:val="34"/>
      </w:numPr>
      <w:spacing w:after="0" w:afterAutospacing="0" w:before="24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Form elements use name="..." to bind to backend Form(...) parameters.</w:delText>
        </w:r>
      </w:del>
    </w:ins>
  </w:p>
  <w:p w:rsidR="00000000" w:rsidDel="00000000" w:rsidP="00000000" w:rsidRDefault="00000000" w:rsidRPr="00000000" w14:paraId="0000084A">
    <w:pPr>
      <w:numPr>
        <w:ilvl w:val="0"/>
        <w:numId w:val="34"/>
      </w:numPr>
      <w:spacing w:after="24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Submits data to /generate-workout.</w:delText>
        </w:r>
      </w:del>
    </w:ins>
  </w:p>
  <w:p w:rsidR="00000000" w:rsidDel="00000000" w:rsidP="00000000" w:rsidRDefault="00000000" w:rsidRPr="00000000" w14:paraId="0000084B">
    <w:pPr>
      <w:pStyle w:val="Heading4"/>
      <w:keepNext w:val="0"/>
      <w:keepLines w:val="0"/>
      <w:spacing w:after="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8ftoe6rt0h0x" w:id="60"/>
        <w:bookmarkEnd w:id="60"/>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result.html</w:delText>
        </w:r>
      </w:del>
    </w:ins>
  </w:p>
  <w:p w:rsidR="00000000" w:rsidDel="00000000" w:rsidP="00000000" w:rsidRDefault="00000000" w:rsidRPr="00000000" w14:paraId="0000084C">
    <w:pPr>
      <w:numPr>
        <w:ilvl w:val="0"/>
        <w:numId w:val="31"/>
      </w:numPr>
      <w:spacing w:after="0" w:afterAutospacing="0" w:before="24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Uses:</w:delText>
        </w:r>
      </w:del>
    </w:ins>
  </w:p>
  <w:p w:rsidR="00000000" w:rsidDel="00000000" w:rsidP="00000000" w:rsidRDefault="00000000" w:rsidRPr="00000000" w14:paraId="0000084D">
    <w:pPr>
      <w:numPr>
        <w:ilvl w:val="1"/>
        <w:numId w:val="31"/>
      </w:numPr>
      <w:spacing w:after="0" w:afterAutospacing="0" w:before="0" w:beforeAutospacing="0" w:lineRule="auto"/>
      <w:ind w:left="144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username }}, {{ goal }}, {{ intensity }}, etc. to show user data.</w:delText>
        </w:r>
      </w:del>
    </w:ins>
  </w:p>
  <w:p w:rsidR="00000000" w:rsidDel="00000000" w:rsidP="00000000" w:rsidRDefault="00000000" w:rsidRPr="00000000" w14:paraId="0000084E">
    <w:pPr>
      <w:numPr>
        <w:ilvl w:val="1"/>
        <w:numId w:val="31"/>
      </w:numPr>
      <w:spacing w:after="0" w:afterAutospacing="0" w:before="0" w:beforeAutospacing="0" w:lineRule="auto"/>
      <w:ind w:left="144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workout_plan }} and {{ nutrition_tip }} to show AI-generated results.</w:delText>
        </w:r>
      </w:del>
    </w:ins>
  </w:p>
  <w:p w:rsidR="00000000" w:rsidDel="00000000" w:rsidP="00000000" w:rsidRDefault="00000000" w:rsidRPr="00000000" w14:paraId="0000084F">
    <w:pPr>
      <w:numPr>
        <w:ilvl w:val="0"/>
        <w:numId w:val="31"/>
      </w:numPr>
      <w:spacing w:after="24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Includes a feedback form submitted via POST to /submit-feedback.</w:delText>
        </w:r>
      </w:del>
    </w:ins>
  </w:p>
  <w:p w:rsidR="00000000" w:rsidDel="00000000" w:rsidP="00000000" w:rsidRDefault="00000000" w:rsidRPr="00000000" w14:paraId="00000850">
    <w:pPr>
      <w:pStyle w:val="Heading4"/>
      <w:keepNext w:val="0"/>
      <w:keepLines w:val="0"/>
      <w:spacing w:after="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73wxsux299sl" w:id="61"/>
        <w:bookmarkEnd w:id="61"/>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all_users.html</w:delText>
        </w:r>
      </w:del>
    </w:ins>
  </w:p>
  <w:p w:rsidR="00000000" w:rsidDel="00000000" w:rsidP="00000000" w:rsidRDefault="00000000" w:rsidRPr="00000000" w14:paraId="00000851">
    <w:pPr>
      <w:numPr>
        <w:ilvl w:val="0"/>
        <w:numId w:val="6"/>
      </w:numPr>
      <w:spacing w:after="240" w:before="24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Loops over all user records using:</w:delTex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7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503279" cy="1660322"/>
                      </a:xfrm>
                      <a:prstGeom prst="rect"/>
                      <a:ln/>
                    </pic:spPr>
                  </pic:pic>
                </a:graphicData>
              </a:graphic>
            </wp:anchor>
          </w:drawing>
        </w:r>
      </w:del>
    </w:ins>
  </w:p>
  <w:p w:rsidR="00000000" w:rsidDel="00000000" w:rsidP="00000000" w:rsidRDefault="00000000" w:rsidRPr="00000000" w14:paraId="00000852">
    <w:pPr>
      <w:spacing w:after="240" w:before="240" w:lineRule="auto"/>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53">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54">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55">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56">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57">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58">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59">
    <w:pPr>
      <w:pStyle w:val="Heading3"/>
      <w:keepNext w:val="0"/>
      <w:keepLines w:val="0"/>
      <w:spacing w:before="280" w:lin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ydhco95r1avf" w:id="62"/>
        <w:bookmarkEnd w:id="62"/>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5. Deployment</w:delText>
        </w:r>
      </w:del>
    </w:ins>
  </w:p>
  <w:p w:rsidR="00000000" w:rsidDel="00000000" w:rsidP="00000000" w:rsidRDefault="00000000" w:rsidRPr="00000000" w14:paraId="0000085A">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Now, the focus is on deploying the FitBuddy application on a local system using FastAPI and Uvicorn. The app uses HTML templates rendered with Jinja2, alongside AI services powered by Gemini. This milestone ensures all environment dependencies are correctly installed, and the app runs smoothly on a local server, preparing it for future deployment on cloud platforms.</w:delText>
        </w:r>
      </w:del>
    </w:ins>
  </w:p>
  <w:p w:rsidR="00000000" w:rsidDel="00000000" w:rsidP="00000000" w:rsidRDefault="00000000" w:rsidRPr="00000000" w14:paraId="0000085B">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5C">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5.1: Preparing the Application for Local Deployment</w:delText>
        </w:r>
      </w:del>
    </w:ins>
  </w:p>
  <w:p w:rsidR="00000000" w:rsidDel="00000000" w:rsidP="00000000" w:rsidRDefault="00000000" w:rsidRPr="00000000" w14:paraId="0000085D">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5E">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Set up a virtual environment </w:delText>
        </w:r>
      </w:del>
    </w:ins>
  </w:p>
  <w:p w:rsidR="00000000" w:rsidDel="00000000" w:rsidP="00000000" w:rsidRDefault="00000000" w:rsidRPr="00000000" w14:paraId="0000085F">
    <w:pPr>
      <w:numPr>
        <w:ilvl w:val="0"/>
        <w:numId w:val="4"/>
      </w:numPr>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Create a virtual environment to manage dependencies and isolate the FitBuddy project from other environments.</w:delText>
        </w:r>
      </w:del>
    </w:ins>
  </w:p>
  <w:p w:rsidR="00000000" w:rsidDel="00000000" w:rsidP="00000000" w:rsidRDefault="00000000" w:rsidRPr="00000000" w14:paraId="00000860">
    <w:pPr>
      <w:numPr>
        <w:ilvl w:val="0"/>
        <w:numId w:val="4"/>
      </w:numPr>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Activate the environment and install all necessary dependencies listed in the requirements.txt file, including FastAPI, Uvicorn, SQLAlchemy, and Google Generative AI SDK.</w:delText>
        </w:r>
      </w:del>
    </w:ins>
  </w:p>
  <w:p w:rsidR="00000000" w:rsidDel="00000000" w:rsidP="00000000" w:rsidRDefault="00000000" w:rsidRPr="00000000" w14:paraId="00000861">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python -m venv venv</w:delText>
        </w:r>
      </w:del>
    </w:ins>
  </w:p>
  <w:p w:rsidR="00000000" w:rsidDel="00000000" w:rsidP="00000000" w:rsidRDefault="00000000" w:rsidRPr="00000000" w14:paraId="00000862">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source venv/bin/activate  # On Windows: venv\Scripts\activate</w:delText>
        </w:r>
      </w:del>
    </w:ins>
  </w:p>
  <w:p w:rsidR="00000000" w:rsidDel="00000000" w:rsidP="00000000" w:rsidRDefault="00000000" w:rsidRPr="00000000" w14:paraId="00000863">
    <w:pPr>
      <w:ind w:left="720" w:firstLine="0"/>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pip install -r requirements.txt</w:delText>
        </w:r>
      </w:del>
    </w:ins>
  </w:p>
  <w:p w:rsidR="00000000" w:rsidDel="00000000" w:rsidP="00000000" w:rsidRDefault="00000000" w:rsidRPr="00000000" w14:paraId="00000864">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65">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Configure environment variables</w:delText>
        </w:r>
      </w:del>
    </w:ins>
  </w:p>
  <w:p w:rsidR="00000000" w:rsidDel="00000000" w:rsidP="00000000" w:rsidRDefault="00000000" w:rsidRPr="00000000" w14:paraId="00000866">
    <w:pPr>
      <w:numPr>
        <w:ilvl w:val="0"/>
        <w:numId w:val="3"/>
      </w:numPr>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 environment variables to store sensitive data such as the Gemini API Key.</w:delText>
        </w:r>
      </w:del>
    </w:ins>
  </w:p>
  <w:p w:rsidR="00000000" w:rsidDel="00000000" w:rsidP="00000000" w:rsidRDefault="00000000" w:rsidRPr="00000000" w14:paraId="00000867">
    <w:pPr>
      <w:numPr>
        <w:ilvl w:val="0"/>
        <w:numId w:val="3"/>
      </w:numPr>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These variables can be set directly in the terminal or added to a .env file which is loaded into the application using python-dotenv.</w:delText>
        </w:r>
      </w:del>
    </w:ins>
  </w:p>
  <w:p w:rsidR="00000000" w:rsidDel="00000000" w:rsidP="00000000" w:rsidRDefault="00000000" w:rsidRPr="00000000" w14:paraId="00000868">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GOOGLE_API_KEY=your_gemini_api_key_here</w:delText>
        </w:r>
      </w:del>
    </w:ins>
  </w:p>
  <w:p w:rsidR="00000000" w:rsidDel="00000000" w:rsidP="00000000" w:rsidRDefault="00000000" w:rsidRPr="00000000" w14:paraId="00000869">
    <w:pPr>
      <w:pStyle w:val="Heading3"/>
      <w:keepNext w:val="0"/>
      <w:keepLines w:val="0"/>
      <w:spacing w:before="28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x5o2zngtaqrn" w:id="63"/>
        <w:bookmarkEnd w:id="63"/>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Frontend-Backend Rendering via Jinja2</w:delText>
        </w:r>
      </w:del>
    </w:ins>
  </w:p>
  <w:p w:rsidR="00000000" w:rsidDel="00000000" w:rsidP="00000000" w:rsidRDefault="00000000" w:rsidRPr="00000000" w14:paraId="0000086A">
    <w:pPr>
      <w:spacing w:after="240" w:befor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 user interactions are facilitated via Jinja2-rendered templates:</w:delText>
        </w:r>
      </w:del>
    </w:ins>
  </w:p>
  <w:p w:rsidR="00000000" w:rsidDel="00000000" w:rsidP="00000000" w:rsidRDefault="00000000" w:rsidRPr="00000000" w14:paraId="0000086B">
    <w:pPr>
      <w:numPr>
        <w:ilvl w:val="0"/>
        <w:numId w:val="21"/>
      </w:numPr>
      <w:spacing w:after="0" w:afterAutospacing="0" w:before="24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index.html: Collects user inputs</w:delText>
        </w:r>
      </w:del>
    </w:ins>
  </w:p>
  <w:p w:rsidR="00000000" w:rsidDel="00000000" w:rsidP="00000000" w:rsidRDefault="00000000" w:rsidRPr="00000000" w14:paraId="0000086C">
    <w:pPr>
      <w:numPr>
        <w:ilvl w:val="0"/>
        <w:numId w:val="21"/>
      </w:numPr>
      <w:spacing w:after="0" w:afterAutospacing="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result.html: Displays the generated AI plan</w:delText>
        </w:r>
      </w:del>
    </w:ins>
  </w:p>
  <w:p w:rsidR="00000000" w:rsidDel="00000000" w:rsidP="00000000" w:rsidRDefault="00000000" w:rsidRPr="00000000" w14:paraId="0000086D">
    <w:pPr>
      <w:numPr>
        <w:ilvl w:val="0"/>
        <w:numId w:val="21"/>
      </w:numPr>
      <w:spacing w:after="240" w:before="0" w:beforeAutospacing="0"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all_users.html: Lists all user records for admin view</w:delText>
        </w:r>
      </w:del>
    </w:ins>
  </w:p>
  <w:p w:rsidR="00000000" w:rsidDel="00000000" w:rsidP="00000000" w:rsidRDefault="00000000" w:rsidRPr="00000000" w14:paraId="0000086E">
    <w:pPr>
      <w:pStyle w:val="Heading4"/>
      <w:keepNext w:val="0"/>
      <w:keepLines w:val="0"/>
      <w:spacing w:after="40" w:before="240" w:lin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bookmarkStart w:colFirst="0" w:colLast="0" w:name="_1xoibhhkaln1" w:id="64"/>
        <w:bookmarkEnd w:id="64"/>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5.2: Testing and Verifying Local Deployment</w:delText>
        </w:r>
      </w:del>
    </w:ins>
  </w:p>
  <w:p w:rsidR="00000000" w:rsidDel="00000000" w:rsidP="00000000" w:rsidRDefault="00000000" w:rsidRPr="00000000" w14:paraId="0000086F">
    <w:pPr>
      <w:spacing w:after="240" w:before="240" w:line="240"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Access the Application Locally</w:delText>
        </w:r>
      </w:del>
    </w:ins>
  </w:p>
  <w:p w:rsidR="00000000" w:rsidDel="00000000" w:rsidP="00000000" w:rsidRDefault="00000000" w:rsidRPr="00000000" w14:paraId="00000870">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FastAPI development server must be started using the command (uvicorn main:app —reload).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delText>
        </w:r>
      </w:del>
    </w:ins>
  </w:p>
  <w:p w:rsidR="00000000" w:rsidDel="00000000" w:rsidP="00000000" w:rsidRDefault="00000000" w:rsidRPr="00000000" w14:paraId="00000871">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72">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Exploring Website’s web pages:</w:delText>
        </w:r>
      </w:del>
    </w:ins>
  </w:p>
  <w:p w:rsidR="00000000" w:rsidDel="00000000" w:rsidP="00000000" w:rsidRDefault="00000000" w:rsidRPr="00000000" w14:paraId="00000873">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74">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Home page:</w:delText>
        </w:r>
      </w:del>
    </w:ins>
  </w:p>
  <w:p w:rsidR="00000000" w:rsidDel="00000000" w:rsidP="00000000" w:rsidRDefault="00000000" w:rsidRPr="00000000" w14:paraId="00000875">
    <w:pPr>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400300"/>
              <wp:effectExtent b="0" l="0" r="0" t="0"/>
              <wp:docPr id="5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76">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77">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The homepage of FitBuddy – AI Workout Generator features a clean and engaging user interface designed to provide a seamless experience for users seeking personalized fitness plans. The form prominently displayed in the center allows users to enter essential information including:</w:delText>
        </w:r>
      </w:del>
    </w:ins>
  </w:p>
  <w:p w:rsidR="00000000" w:rsidDel="00000000" w:rsidP="00000000" w:rsidRDefault="00000000" w:rsidRPr="00000000" w14:paraId="00000878">
    <w:pPr>
      <w:numPr>
        <w:ilvl w:val="0"/>
        <w:numId w:val="7"/>
      </w:numPr>
      <w:spacing w:after="0" w:afterAutospacing="0" w:before="240" w:line="276"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Name</w:delText>
        </w:r>
      </w:del>
    </w:ins>
  </w:p>
  <w:p w:rsidR="00000000" w:rsidDel="00000000" w:rsidP="00000000" w:rsidRDefault="00000000" w:rsidRPr="00000000" w14:paraId="00000879">
    <w:pPr>
      <w:numPr>
        <w:ilvl w:val="0"/>
        <w:numId w:val="7"/>
      </w:numPr>
      <w:spacing w:after="0" w:afterAutospacing="0" w:before="0" w:beforeAutospacing="0" w:line="276"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 ID</w:delText>
        </w:r>
      </w:del>
    </w:ins>
  </w:p>
  <w:p w:rsidR="00000000" w:rsidDel="00000000" w:rsidP="00000000" w:rsidRDefault="00000000" w:rsidRPr="00000000" w14:paraId="0000087A">
    <w:pPr>
      <w:numPr>
        <w:ilvl w:val="0"/>
        <w:numId w:val="7"/>
      </w:numPr>
      <w:spacing w:after="0" w:afterAutospacing="0" w:before="0" w:beforeAutospacing="0" w:line="276"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Age</w:delText>
        </w:r>
      </w:del>
    </w:ins>
  </w:p>
  <w:p w:rsidR="00000000" w:rsidDel="00000000" w:rsidP="00000000" w:rsidRDefault="00000000" w:rsidRPr="00000000" w14:paraId="0000087B">
    <w:pPr>
      <w:numPr>
        <w:ilvl w:val="0"/>
        <w:numId w:val="7"/>
      </w:numPr>
      <w:spacing w:after="0" w:afterAutospacing="0" w:before="0" w:beforeAutospacing="0" w:line="276"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Weight (kg)</w:delText>
        </w:r>
      </w:del>
    </w:ins>
  </w:p>
  <w:p w:rsidR="00000000" w:rsidDel="00000000" w:rsidP="00000000" w:rsidRDefault="00000000" w:rsidRPr="00000000" w14:paraId="0000087C">
    <w:pPr>
      <w:numPr>
        <w:ilvl w:val="0"/>
        <w:numId w:val="7"/>
      </w:numPr>
      <w:spacing w:after="0" w:afterAutospacing="0" w:before="0" w:beforeAutospacing="0" w:line="276"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Fitness Goal (e.g., weight loss, flexibility)</w:delText>
        </w:r>
      </w:del>
    </w:ins>
  </w:p>
  <w:p w:rsidR="00000000" w:rsidDel="00000000" w:rsidP="00000000" w:rsidRDefault="00000000" w:rsidRPr="00000000" w14:paraId="0000087D">
    <w:pPr>
      <w:numPr>
        <w:ilvl w:val="0"/>
        <w:numId w:val="7"/>
      </w:numPr>
      <w:spacing w:after="240" w:before="0" w:beforeAutospacing="0" w:line="276" w:lineRule="auto"/>
      <w:ind w:left="720" w:hanging="360"/>
      <w:rPr>
        <w:ins w:author="" w:id="161" w:date="1970-01-01T00:00:00Z"/>
        <w:del w:author="PREMA" w:id="148" w:date="2026-09-24T01:15:25Z"/>
        <w:rFonts w:ascii="Cambria" w:cs="Cambria" w:eastAsia="Cambria" w:hAnsi="Cambria"/>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Intensity (Low, Medium, High)</w:delText>
          <w:br w:type="textWrapping"/>
        </w:r>
      </w:del>
    </w:ins>
  </w:p>
  <w:p w:rsidR="00000000" w:rsidDel="00000000" w:rsidP="00000000" w:rsidRDefault="00000000" w:rsidRPr="00000000" w14:paraId="0000087E">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Once users submit this data, they can click the "Generate Plan"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delText>
        </w:r>
      </w:del>
    </w:ins>
  </w:p>
  <w:p w:rsidR="00000000" w:rsidDel="00000000" w:rsidP="00000000" w:rsidRDefault="00000000" w:rsidRPr="00000000" w14:paraId="0000087F">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This intuitive design ensures users of all experience levels can quickly get started with minimal effort.</w:delText>
        </w:r>
      </w:del>
    </w:ins>
  </w:p>
  <w:p w:rsidR="00000000" w:rsidDel="00000000" w:rsidP="00000000" w:rsidRDefault="00000000" w:rsidRPr="00000000" w14:paraId="00000880">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Personalized workout generation page:</w:delText>
        </w:r>
      </w:del>
    </w:ins>
  </w:p>
  <w:p w:rsidR="00000000" w:rsidDel="00000000" w:rsidP="00000000" w:rsidRDefault="00000000" w:rsidRPr="00000000" w14:paraId="00000881">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 Information:                                                                                                       </w:delText>
        </w:r>
      </w:del>
    </w:ins>
  </w:p>
  <w:p w:rsidR="00000000" w:rsidDel="00000000" w:rsidP="00000000" w:rsidRDefault="00000000" w:rsidRPr="00000000" w14:paraId="00000882">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032000"/>
              <wp:effectExtent b="0" l="0" r="0" t="0"/>
              <wp:docPr id="47"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305350" cy="20320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83">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Once the user submits their details, the application navigates to a personalized workout plan page. This section displays a summary of the user’s input including their Name, User ID, Age, Weight, Fitness Goal, and Selected Intensity. This personalized display ensures users feel acknowledged and guides the AI engine to generate relevant workout recommendations tailored specifically to their fitness journey.</w:delText>
        </w:r>
      </w:del>
    </w:ins>
  </w:p>
  <w:p w:rsidR="00000000" w:rsidDel="00000000" w:rsidP="00000000" w:rsidRDefault="00000000" w:rsidRPr="00000000" w14:paraId="00000884">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85">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86">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87">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88">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Plan:</w:delText>
        </w:r>
      </w:del>
    </w:ins>
  </w:p>
  <w:p w:rsidR="00000000" w:rsidDel="00000000" w:rsidP="00000000" w:rsidRDefault="00000000" w:rsidRPr="00000000" w14:paraId="00000889">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400300"/>
              <wp:effectExtent b="0" l="0" r="0" t="0"/>
              <wp:docPr id="32"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8A">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400300"/>
              <wp:effectExtent b="0" l="0" r="0" t="0"/>
              <wp:docPr id="2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8B">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1676400"/>
              <wp:effectExtent b="0" l="0" r="0" t="0"/>
              <wp:docPr id="66"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305350" cy="1676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8C">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delText>
        </w:r>
      </w:del>
    </w:ins>
  </w:p>
  <w:p w:rsidR="00000000" w:rsidDel="00000000" w:rsidP="00000000" w:rsidRDefault="00000000" w:rsidRPr="00000000" w14:paraId="0000088D">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8E">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Nutrition Tip:</w:delText>
        </w:r>
      </w:del>
    </w:ins>
  </w:p>
  <w:p w:rsidR="00000000" w:rsidDel="00000000" w:rsidP="00000000" w:rsidRDefault="00000000" w:rsidRPr="00000000" w14:paraId="0000088F">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952500"/>
              <wp:effectExtent b="0" l="0" r="0" t="0"/>
              <wp:docPr id="69"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305350" cy="9525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90">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The Nutrition Tip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delText>
        </w:r>
      </w:del>
    </w:ins>
  </w:p>
  <w:p w:rsidR="00000000" w:rsidDel="00000000" w:rsidP="00000000" w:rsidRDefault="00000000" w:rsidRPr="00000000" w14:paraId="00000891">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92">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93">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94">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Feedback Page:</w:delText>
        </w:r>
      </w:del>
    </w:ins>
  </w:p>
  <w:p w:rsidR="00000000" w:rsidDel="00000000" w:rsidP="00000000" w:rsidRDefault="00000000" w:rsidRPr="00000000" w14:paraId="00000895">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044700"/>
              <wp:effectExtent b="0" l="0" r="0" t="0"/>
              <wp:docPr id="9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305350" cy="20447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96">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delText>
        </w:r>
      </w:del>
    </w:ins>
  </w:p>
  <w:p w:rsidR="00000000" w:rsidDel="00000000" w:rsidP="00000000" w:rsidRDefault="00000000" w:rsidRPr="00000000" w14:paraId="00000897">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Once the plan is updated it comes with a confirmation message .</w:delText>
        </w:r>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533400"/>
              <wp:effectExtent b="0" l="0" r="0" t="0"/>
              <wp:docPr id="5"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305350" cy="533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98">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99">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9A">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9B">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9C">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9D">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9E">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9F">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View all users page:</w:delText>
        </w:r>
      </w:del>
    </w:ins>
  </w:p>
  <w:p w:rsidR="00000000" w:rsidDel="00000000" w:rsidP="00000000" w:rsidRDefault="00000000" w:rsidRPr="00000000" w14:paraId="000008A0">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400300"/>
              <wp:effectExtent b="0" l="0" r="0" t="0"/>
              <wp:docPr id="59"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8A1">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delText>
        </w:r>
      </w:del>
    </w:ins>
  </w:p>
  <w:p w:rsidR="00000000" w:rsidDel="00000000" w:rsidP="00000000" w:rsidRDefault="00000000" w:rsidRPr="00000000" w14:paraId="000008A2">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A3">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A4">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A5">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A6">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A7">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A8">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A9">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AA">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AB">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Conclusion:</w:delText>
        </w:r>
      </w:del>
    </w:ins>
  </w:p>
  <w:p w:rsidR="00000000" w:rsidDel="00000000" w:rsidP="00000000" w:rsidRDefault="00000000" w:rsidRPr="00000000" w14:paraId="000008AC">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delText>
        </w:r>
      </w:del>
    </w:ins>
  </w:p>
  <w:p w:rsidR="00000000" w:rsidDel="00000000" w:rsidP="00000000" w:rsidRDefault="00000000" w:rsidRPr="00000000" w14:paraId="000008AD">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delText>
        </w:r>
      </w:del>
    </w:ins>
  </w:p>
  <w:p w:rsidR="00000000" w:rsidDel="00000000" w:rsidP="00000000" w:rsidRDefault="00000000" w:rsidRPr="00000000" w14:paraId="000008AE">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delText>
        </w:r>
      </w:del>
    </w:ins>
  </w:p>
  <w:p w:rsidR="00000000" w:rsidDel="00000000" w:rsidP="00000000" w:rsidRDefault="00000000" w:rsidRPr="00000000" w14:paraId="000008AF">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delText>
        </w:r>
      </w:del>
    </w:ins>
  </w:p>
  <w:p w:rsidR="00000000" w:rsidDel="00000000" w:rsidP="00000000" w:rsidRDefault="00000000" w:rsidRPr="00000000" w14:paraId="000008B0">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B1">
    <w:pPr>
      <w:spacing w:after="240" w:before="240"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B2">
    <w:pPr>
      <w:spacing w:line="276" w:lineRule="auto"/>
      <w:rPr>
        <w:ins w:author="" w:id="161" w:date="1970-01-01T00:00:00Z"/>
        <w:del w:author="PREMA" w:id="148" w:date="2026-09-24T01:15:25Z"/>
        <w:rFonts w:ascii="Cambria" w:cs="Cambria" w:eastAsia="Cambria" w:hAnsi="Cambria"/>
        <w:b w:val="1"/>
        <w:bCs w:val="1"/>
        <w:sz w:val="30"/>
        <w:szCs w:val="30"/>
        <w:u w:val="single"/>
        <w:rPrChange w:author="Prajan Prajan" w:id="154" w:date="2026-09-23T04:47:34Z">
          <w:rPr/>
        </w:rPrChange>
      </w:rPr>
    </w:pPr>
    <w:ins w:author="" w:id="161" w:date="1970-01-01T00:00:00Z">
      <w:del w:author="PREMA" w:id="148" w:date="2026-09-24T01:15:25Z">
        <w:r w:rsidDel="00000000" w:rsidR="00000000" w:rsidRPr="00000000">
          <w:rPr>
            <w:rtl w:val="0"/>
          </w:rPr>
        </w:r>
      </w:del>
    </w:ins>
  </w:p>
  <w:p w:rsidR="00000000" w:rsidDel="00000000" w:rsidP="00000000" w:rsidRDefault="00000000" w:rsidRPr="00000000" w14:paraId="000008B3">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B4">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B5">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1. **Project Title**</w:delText>
        </w:r>
      </w:del>
    </w:ins>
  </w:p>
  <w:p w:rsidR="00000000" w:rsidDel="00000000" w:rsidP="00000000" w:rsidRDefault="00000000" w:rsidRPr="00000000" w14:paraId="000008B6">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2. **Project Document** – Detailed instructions and requirements for the project</w:delText>
        </w:r>
      </w:del>
    </w:ins>
  </w:p>
  <w:p w:rsidR="00000000" w:rsidDel="00000000" w:rsidP="00000000" w:rsidRDefault="00000000" w:rsidRPr="00000000" w14:paraId="000008B7">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3. **Project Reference Video** – Step-by-step guidance on how to complete the project</w:delText>
        </w:r>
      </w:del>
    </w:ins>
  </w:p>
  <w:p w:rsidR="00000000" w:rsidDel="00000000" w:rsidP="00000000" w:rsidRDefault="00000000" w:rsidRPr="00000000" w14:paraId="000008B8">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B9">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Important Instructions for Students</w:delText>
        </w:r>
      </w:del>
    </w:ins>
  </w:p>
  <w:p w:rsidR="00000000" w:rsidDel="00000000" w:rsidP="00000000" w:rsidRDefault="00000000" w:rsidRPr="00000000" w14:paraId="000008BA">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BB">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Please inform all your students to **start working on their assigned/selected project immediately** and be ready with the required project submissions.</w:delText>
        </w:r>
      </w:del>
    </w:ins>
  </w:p>
  <w:p w:rsidR="00000000" w:rsidDel="00000000" w:rsidP="00000000" w:rsidRDefault="00000000" w:rsidRPr="00000000" w14:paraId="000008BC">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BD">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As instructed by the trainers during the **Project Development Sessions**, students are required to submit the following:</w:delText>
        </w:r>
      </w:del>
    </w:ins>
  </w:p>
  <w:p w:rsidR="00000000" w:rsidDel="00000000" w:rsidP="00000000" w:rsidRDefault="00000000" w:rsidRPr="00000000" w14:paraId="000008BE">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BF">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Project Submission Requirements</w:delText>
        </w:r>
      </w:del>
    </w:ins>
  </w:p>
  <w:p w:rsidR="00000000" w:rsidDel="00000000" w:rsidP="00000000" w:rsidRDefault="00000000" w:rsidRPr="00000000" w14:paraId="000008C0">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C1">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**1. GitHub Repository Link**</w:delText>
        </w:r>
      </w:del>
    </w:ins>
  </w:p>
  <w:p w:rsidR="00000000" w:rsidDel="00000000" w:rsidP="00000000" w:rsidRDefault="00000000" w:rsidRPr="00000000" w14:paraId="000008C2">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C3">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The GitHub repository link must be a **Public Repository Link**.</w:delText>
        </w:r>
      </w:del>
    </w:ins>
  </w:p>
  <w:p w:rsidR="00000000" w:rsidDel="00000000" w:rsidP="00000000" w:rsidRDefault="00000000" w:rsidRPr="00000000" w14:paraId="000008C4">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All project files/documents should be uploaded to GitHub.</w:delText>
        </w:r>
      </w:del>
    </w:ins>
  </w:p>
  <w:p w:rsidR="00000000" w:rsidDel="00000000" w:rsidP="00000000" w:rsidRDefault="00000000" w:rsidRPr="00000000" w14:paraId="000008C5">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The project should be maintained and submitted **phase-wise** using the following structure:</w:delText>
        </w:r>
      </w:del>
    </w:ins>
  </w:p>
  <w:p w:rsidR="00000000" w:rsidDel="00000000" w:rsidP="00000000" w:rsidRDefault="00000000" w:rsidRPr="00000000" w14:paraId="000008C6">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C7">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1. **Brainstorming &amp; Ideation Phase**</w:delText>
        </w:r>
      </w:del>
    </w:ins>
  </w:p>
  <w:p w:rsidR="00000000" w:rsidDel="00000000" w:rsidP="00000000" w:rsidRDefault="00000000" w:rsidRPr="00000000" w14:paraId="000008C8">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2. **Requirement Analysis Phase**</w:delText>
        </w:r>
      </w:del>
    </w:ins>
  </w:p>
  <w:p w:rsidR="00000000" w:rsidDel="00000000" w:rsidP="00000000" w:rsidRDefault="00000000" w:rsidRPr="00000000" w14:paraId="000008C9">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3. **Project Design Phase Phase**</w:delText>
        </w:r>
      </w:del>
    </w:ins>
  </w:p>
  <w:p w:rsidR="00000000" w:rsidDel="00000000" w:rsidP="00000000" w:rsidRDefault="00000000" w:rsidRPr="00000000" w14:paraId="000008CA">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4. **Project Planning Phase**</w:delText>
        </w:r>
      </w:del>
    </w:ins>
  </w:p>
  <w:p w:rsidR="00000000" w:rsidDel="00000000" w:rsidP="00000000" w:rsidRDefault="00000000" w:rsidRPr="00000000" w14:paraId="000008CB">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5. **Project Development Phase**</w:delText>
        </w:r>
      </w:del>
    </w:ins>
  </w:p>
  <w:p w:rsidR="00000000" w:rsidDel="00000000" w:rsidP="00000000" w:rsidRDefault="00000000" w:rsidRPr="00000000" w14:paraId="000008CC">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6. **Project Testing Phase**</w:delText>
        </w:r>
      </w:del>
    </w:ins>
  </w:p>
  <w:p w:rsidR="00000000" w:rsidDel="00000000" w:rsidP="00000000" w:rsidRDefault="00000000" w:rsidRPr="00000000" w14:paraId="000008CD">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7. **Project Documentation Phase**</w:delText>
        </w:r>
      </w:del>
    </w:ins>
  </w:p>
  <w:p w:rsidR="00000000" w:rsidDel="00000000" w:rsidP="00000000" w:rsidRDefault="00000000" w:rsidRPr="00000000" w14:paraId="000008CE">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8. **Project Demonstration Phase**</w:delText>
        </w:r>
      </w:del>
    </w:ins>
  </w:p>
  <w:p w:rsidR="00000000" w:rsidDel="00000000" w:rsidP="00000000" w:rsidRDefault="00000000" w:rsidRPr="00000000" w14:paraId="000008CF">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D0">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**2. Demo Video Link**</w:delText>
        </w:r>
      </w:del>
    </w:ins>
  </w:p>
  <w:p w:rsidR="00000000" w:rsidDel="00000000" w:rsidP="00000000" w:rsidRDefault="00000000" w:rsidRPr="00000000" w14:paraId="000008D1">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D2">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Record a complete **project demonstration video**.</w:delText>
        </w:r>
      </w:del>
    </w:ins>
  </w:p>
  <w:p w:rsidR="00000000" w:rsidDel="00000000" w:rsidP="00000000" w:rsidRDefault="00000000" w:rsidRPr="00000000" w14:paraId="000008D3">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Upload the video to **Google Drive**.</w:delText>
        </w:r>
      </w:del>
    </w:ins>
  </w:p>
  <w:p w:rsidR="00000000" w:rsidDel="00000000" w:rsidP="00000000" w:rsidRDefault="00000000" w:rsidRPr="00000000" w14:paraId="000008D4">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Ensure that the **Drive link is set to Public/Anyone with the link can view**.</w:delText>
        </w:r>
      </w:del>
    </w:ins>
  </w:p>
  <w:p w:rsidR="00000000" w:rsidDel="00000000" w:rsidP="00000000" w:rsidRDefault="00000000" w:rsidRPr="00000000" w14:paraId="000008D5">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The demo video should include:</w:delText>
        </w:r>
      </w:del>
    </w:ins>
  </w:p>
  <w:p w:rsidR="00000000" w:rsidDel="00000000" w:rsidP="00000000" w:rsidRDefault="00000000" w:rsidRPr="00000000" w14:paraId="000008D6">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Screen sharing of the project</w:delText>
        </w:r>
      </w:del>
    </w:ins>
  </w:p>
  <w:p w:rsidR="00000000" w:rsidDel="00000000" w:rsidP="00000000" w:rsidRDefault="00000000" w:rsidRPr="00000000" w14:paraId="000008D7">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Student's voice-over/explanation</w:delText>
        </w:r>
      </w:del>
    </w:ins>
  </w:p>
  <w:p w:rsidR="00000000" w:rsidDel="00000000" w:rsidP="00000000" w:rsidRDefault="00000000" w:rsidRPr="00000000" w14:paraId="000008D8">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**Project Name**</w:delText>
        </w:r>
      </w:del>
    </w:ins>
  </w:p>
  <w:p w:rsidR="00000000" w:rsidDel="00000000" w:rsidP="00000000" w:rsidRDefault="00000000" w:rsidRPr="00000000" w14:paraId="000008D9">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**Purpose of the Project**</w:delText>
        </w:r>
      </w:del>
    </w:ins>
  </w:p>
  <w:p w:rsidR="00000000" w:rsidDel="00000000" w:rsidP="00000000" w:rsidRDefault="00000000" w:rsidRPr="00000000" w14:paraId="000008DA">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**Use/Benefits of the Project**</w:delText>
        </w:r>
      </w:del>
    </w:ins>
  </w:p>
  <w:p w:rsidR="00000000" w:rsidDel="00000000" w:rsidP="00000000" w:rsidRDefault="00000000" w:rsidRPr="00000000" w14:paraId="000008DB">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**Project Execution/Working Process**</w:delText>
        </w:r>
      </w:del>
    </w:ins>
  </w:p>
  <w:p w:rsidR="00000000" w:rsidDel="00000000" w:rsidP="00000000" w:rsidRDefault="00000000" w:rsidRPr="00000000" w14:paraId="000008DC">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**Final Output**</w:delText>
        </w:r>
      </w:del>
    </w:ins>
  </w:p>
  <w:p w:rsidR="00000000" w:rsidDel="00000000" w:rsidP="00000000" w:rsidRDefault="00000000" w:rsidRPr="00000000" w14:paraId="000008DD">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DE">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Important Note Regarding SkillWallet &amp; Team Formation</w:delText>
        </w:r>
      </w:del>
    </w:ins>
  </w:p>
  <w:p w:rsidR="00000000" w:rsidDel="00000000" w:rsidP="00000000" w:rsidRDefault="00000000" w:rsidRPr="00000000" w14:paraId="000008DF">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E0">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As informed during the **Faculty SkillWallet Orientation**, inform your students **to not wait for SkillWallet credentials to start the project work.**</w:delText>
        </w:r>
      </w:del>
    </w:ins>
  </w:p>
  <w:p w:rsidR="00000000" w:rsidDel="00000000" w:rsidP="00000000" w:rsidRDefault="00000000" w:rsidRPr="00000000" w14:paraId="000008E1">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E2">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Students are instructed to:</w:delText>
        </w:r>
      </w:del>
    </w:ins>
  </w:p>
  <w:p w:rsidR="00000000" w:rsidDel="00000000" w:rsidP="00000000" w:rsidRDefault="00000000" w:rsidRPr="00000000" w14:paraId="000008E3">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E4">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1. **Form their teams physically** without waiting for SkillWallet credentials.</w:delText>
        </w:r>
      </w:del>
    </w:ins>
  </w:p>
  <w:p w:rsidR="00000000" w:rsidDel="00000000" w:rsidP="00000000" w:rsidRDefault="00000000" w:rsidRPr="00000000" w14:paraId="000008E5">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2. Team size should be:</w:delText>
        </w:r>
      </w:del>
    </w:ins>
  </w:p>
  <w:p w:rsidR="00000000" w:rsidDel="00000000" w:rsidP="00000000" w:rsidRDefault="00000000" w:rsidRPr="00000000" w14:paraId="000008E6">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**Minimum:** 2 members</w:delText>
        </w:r>
      </w:del>
    </w:ins>
  </w:p>
  <w:p w:rsidR="00000000" w:rsidDel="00000000" w:rsidP="00000000" w:rsidRDefault="00000000" w:rsidRPr="00000000" w14:paraId="000008E7">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**Standard:** 4 members</w:delText>
        </w:r>
      </w:del>
    </w:ins>
  </w:p>
  <w:p w:rsidR="00000000" w:rsidDel="00000000" w:rsidP="00000000" w:rsidRDefault="00000000" w:rsidRPr="00000000" w14:paraId="000008E8">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**Maximum:** 5 members</w:delText>
        </w:r>
      </w:del>
    </w:ins>
  </w:p>
  <w:p w:rsidR="00000000" w:rsidDel="00000000" w:rsidP="00000000" w:rsidRDefault="00000000" w:rsidRPr="00000000" w14:paraId="000008E9">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3. Select **one project** from the list of projects attached.</w:delText>
        </w:r>
      </w:del>
    </w:ins>
  </w:p>
  <w:p w:rsidR="00000000" w:rsidDel="00000000" w:rsidP="00000000" w:rsidRDefault="00000000" w:rsidRPr="00000000" w14:paraId="000008EA">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4. Go through the **Project Document and Reference Video** thoroughly.</w:delText>
        </w:r>
      </w:del>
    </w:ins>
  </w:p>
  <w:p w:rsidR="00000000" w:rsidDel="00000000" w:rsidP="00000000" w:rsidRDefault="00000000" w:rsidRPr="00000000" w14:paraId="000008EB">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5. Start working on the selected project immediately.</w:delText>
        </w:r>
      </w:del>
    </w:ins>
  </w:p>
  <w:p w:rsidR="00000000" w:rsidDel="00000000" w:rsidP="00000000" w:rsidRDefault="00000000" w:rsidRPr="00000000" w14:paraId="000008EC">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6. Prepare all project files according to the **8 phases mentioned above**.</w:delText>
        </w:r>
      </w:del>
    </w:ins>
  </w:p>
  <w:p w:rsidR="00000000" w:rsidDel="00000000" w:rsidP="00000000" w:rsidRDefault="00000000" w:rsidRPr="00000000" w14:paraId="000008ED">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7. Upload the phase-wise project files into the **GitHub repository**.</w:delText>
        </w:r>
      </w:del>
    </w:ins>
  </w:p>
  <w:p w:rsidR="00000000" w:rsidDel="00000000" w:rsidP="00000000" w:rsidRDefault="00000000" w:rsidRPr="00000000" w14:paraId="000008EE">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8. Prepare and record the **Project Demo Video** as per the instructions above.</w:delText>
        </w:r>
      </w:del>
    </w:ins>
  </w:p>
  <w:p w:rsidR="00000000" w:rsidDel="00000000" w:rsidP="00000000" w:rsidRDefault="00000000" w:rsidRPr="00000000" w14:paraId="000008EF">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F0">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Once SkillWallet Credentials Are Received</w:delText>
        </w:r>
      </w:del>
    </w:ins>
  </w:p>
  <w:p w:rsidR="00000000" w:rsidDel="00000000" w:rsidP="00000000" w:rsidRDefault="00000000" w:rsidRPr="00000000" w14:paraId="000008F1">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F2">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Once students receive their **SkillWallet credentials**, they should:</w:delText>
        </w:r>
      </w:del>
    </w:ins>
  </w:p>
  <w:p w:rsidR="00000000" w:rsidDel="00000000" w:rsidP="00000000" w:rsidRDefault="00000000" w:rsidRPr="00000000" w14:paraId="000008F3">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F4">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Contact their respective faculty member.</w:delText>
        </w:r>
      </w:del>
    </w:ins>
  </w:p>
  <w:p w:rsidR="00000000" w:rsidDel="00000000" w:rsidP="00000000" w:rsidRDefault="00000000" w:rsidRPr="00000000" w14:paraId="000008F5">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Inform the faculty about:</w:delText>
        </w:r>
      </w:del>
    </w:ins>
  </w:p>
  <w:p w:rsidR="00000000" w:rsidDel="00000000" w:rsidP="00000000" w:rsidRDefault="00000000" w:rsidRPr="00000000" w14:paraId="000008F6">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F7">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**The project they are working on**</w:delText>
        </w:r>
      </w:del>
    </w:ins>
  </w:p>
  <w:p w:rsidR="00000000" w:rsidDel="00000000" w:rsidP="00000000" w:rsidRDefault="00000000" w:rsidRPr="00000000" w14:paraId="000008F8">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**Their team members**</w:delText>
        </w:r>
      </w:del>
    </w:ins>
  </w:p>
  <w:p w:rsidR="00000000" w:rsidDel="00000000" w:rsidP="00000000" w:rsidRDefault="00000000" w:rsidRPr="00000000" w14:paraId="000008F9">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Faculty members will then form the respective teams in **SkillWallet** according to the selected project and team members.</w:delText>
        </w:r>
      </w:del>
    </w:ins>
  </w:p>
  <w:p w:rsidR="00000000" w:rsidDel="00000000" w:rsidP="00000000" w:rsidRDefault="00000000" w:rsidRPr="00000000" w14:paraId="000008FA">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FB">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SkillWallet Access Update*</w:delText>
        </w:r>
      </w:del>
    </w:ins>
  </w:p>
  <w:p w:rsidR="00000000" w:rsidDel="00000000" w:rsidP="00000000" w:rsidRDefault="00000000" w:rsidRPr="00000000" w14:paraId="000008FC">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FD">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We sincerely apologize for the delay in providing SkillWallet access.</w:delText>
        </w:r>
      </w:del>
    </w:ins>
  </w:p>
  <w:p w:rsidR="00000000" w:rsidDel="00000000" w:rsidP="00000000" w:rsidRDefault="00000000" w:rsidRPr="00000000" w14:paraId="000008FE">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8FF">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**SkillWallet access is expected to be updated by tomorrow morning.** Students are requested to **wait for the credentials and, meanwhile, continue working on their projects as instructed above.**</w:delText>
        </w:r>
      </w:del>
    </w:ins>
  </w:p>
  <w:p w:rsidR="00000000" w:rsidDel="00000000" w:rsidP="00000000" w:rsidRDefault="00000000" w:rsidRPr="00000000" w14:paraId="00000900">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01">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**Faculty members are requested to communicate these instructions clearly to all students and ensure that students begin their project work without waiting for SkillWallet access.**</w:delText>
        </w:r>
      </w:del>
    </w:ins>
  </w:p>
  <w:p w:rsidR="00000000" w:rsidDel="00000000" w:rsidP="00000000" w:rsidRDefault="00000000" w:rsidRPr="00000000" w14:paraId="00000902">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03">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Thank you for your cooperation and support.</w:delText>
        </w:r>
      </w:del>
    </w:ins>
  </w:p>
  <w:p w:rsidR="00000000" w:rsidDel="00000000" w:rsidP="00000000" w:rsidRDefault="00000000" w:rsidRPr="00000000" w14:paraId="00000904">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05">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**Regards,**</w:delText>
        </w:r>
      </w:del>
    </w:ins>
  </w:p>
  <w:p w:rsidR="00000000" w:rsidDel="00000000" w:rsidP="00000000" w:rsidRDefault="00000000" w:rsidRPr="00000000" w14:paraId="00000906">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**Aparna Nelaturi**</w:delText>
        </w:r>
      </w:del>
    </w:ins>
  </w:p>
  <w:p w:rsidR="00000000" w:rsidDel="00000000" w:rsidP="00000000" w:rsidRDefault="00000000" w:rsidRPr="00000000" w14:paraId="00000907">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   NFitBuddy – AI Fitness Plan Generator using Gemini Models </w:delText>
        </w:r>
      </w:del>
    </w:ins>
  </w:p>
  <w:p w:rsidR="00000000" w:rsidDel="00000000" w:rsidP="00000000" w:rsidRDefault="00000000" w:rsidRPr="00000000" w14:paraId="00000908">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09">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Project Description:</w:delText>
        </w:r>
      </w:del>
    </w:ins>
  </w:p>
  <w:p w:rsidR="00000000" w:rsidDel="00000000" w:rsidP="00000000" w:rsidRDefault="00000000" w:rsidRPr="00000000" w14:paraId="0000090A">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0B">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FitBuddy is a web-based application that uses AI to generate personalized workout plans and nutrition</w:delText>
        </w:r>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tips based on a user’s fitness goals, such as weight loss, muscle gain, or general wellness. Built with FastAPI and integrated with Google’s Gemini AI models, FitBuddy simplifies the process of creating structured and effective fitness routines.</w:delText>
        </w:r>
      </w:del>
    </w:ins>
  </w:p>
  <w:p w:rsidR="00000000" w:rsidDel="00000000" w:rsidP="00000000" w:rsidRDefault="00000000" w:rsidRPr="00000000" w14:paraId="0000090C">
    <w:pPr>
      <w:spacing w:after="240" w:before="240" w:line="276" w:lineRule="auto"/>
      <w:rPr>
        <w:ins w:author="Prajan Prajan" w:id="142" w:date="2026-09-23T04:47:34Z"/>
        <w:del w:author="PREMA" w:id="148" w:date="2026-09-24T01:15:25Z"/>
        <w:rFonts w:ascii="Cambria" w:cs="Cambria" w:eastAsia="Cambria" w:hAnsi="Cambria"/>
        <w:b w:val="1"/>
        <w:bCs w:val="1"/>
        <w:sz w:val="24"/>
        <w:szCs w:val="24"/>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delText>
        </w:r>
        <w:r w:rsidDel="00000000" w:rsidR="00000000" w:rsidRPr="00000000">
          <w:rPr>
            <w:rtl w:val="0"/>
          </w:rPr>
        </w:r>
      </w:del>
    </w:ins>
  </w:p>
  <w:p w:rsidR="00000000" w:rsidDel="00000000" w:rsidP="00000000" w:rsidRDefault="00000000" w:rsidRPr="00000000" w14:paraId="0000090D">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With a clean user interitBuddy is a web-based application that uses AI to generate personalized workout plans and face and database support via SQLite, FitBuddy ensures each user's data and generated plan are stored and accessible. It offers both API endpoints and an interactive HTML interface for ease of use.</w:delText>
        </w:r>
      </w:del>
    </w:ins>
  </w:p>
  <w:p w:rsidR="00000000" w:rsidDel="00000000" w:rsidP="00000000" w:rsidRDefault="00000000" w:rsidRPr="00000000" w14:paraId="0000090E">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Scenarios:</w:delText>
        </w:r>
      </w:del>
    </w:ins>
  </w:p>
  <w:p w:rsidR="00000000" w:rsidDel="00000000" w:rsidP="00000000" w:rsidRDefault="00000000" w:rsidRPr="00000000" w14:paraId="0000090F">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10">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delText>
        </w:r>
      </w:del>
    </w:ins>
  </w:p>
  <w:p w:rsidR="00000000" w:rsidDel="00000000" w:rsidP="00000000" w:rsidRDefault="00000000" w:rsidRPr="00000000" w14:paraId="00000911">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12">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delText>
        </w:r>
      </w:del>
    </w:ins>
  </w:p>
  <w:p w:rsidR="00000000" w:rsidDel="00000000" w:rsidP="00000000" w:rsidRDefault="00000000" w:rsidRPr="00000000" w14:paraId="00000913">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14">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delText>
        </w:r>
      </w:del>
    </w:ins>
  </w:p>
  <w:p w:rsidR="00000000" w:rsidDel="00000000" w:rsidP="00000000" w:rsidRDefault="00000000" w:rsidRPr="00000000" w14:paraId="00000915">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16">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delText>
        </w:r>
      </w:del>
    </w:ins>
  </w:p>
  <w:p w:rsidR="00000000" w:rsidDel="00000000" w:rsidP="00000000" w:rsidRDefault="00000000" w:rsidRPr="00000000" w14:paraId="00000917">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18">
    <w:pPr>
      <w:pStyle w:val="Heading3"/>
      <w:keepNext w:val="0"/>
      <w:keepLines w:val="0"/>
      <w:spacing w:before="280" w:lin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6mzio2ush1bd" w:id="7"/>
        <w:bookmarkEnd w:id="7"/>
        <w:r w:rsidDel="00000000" w:rsidR="00000000" w:rsidRPr="00000000">
          <w:rPr>
            <w:rFonts w:ascii="Cambria" w:cs="Cambria" w:eastAsia="Cambria" w:hAnsi="Cambria"/>
            <w:b w:val="1"/>
            <w:bCs w:val="1"/>
            <w:color w:val="000000"/>
            <w:sz w:val="24"/>
            <w:szCs w:val="24"/>
            <w:u w:val="single"/>
            <w:rtl w:val="0"/>
            <w:rPrChange w:author="Prajan Prajan" w:id="154" w:date="2026-09-23T04:47:34Z">
              <w:rPr/>
            </w:rPrChange>
          </w:rPr>
          <w:delText xml:space="preserve">f</w:delText>
        </w:r>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Technical Architecture:</w:delText>
        </w:r>
      </w:del>
    </w:ins>
  </w:p>
  <w:p w:rsidR="00000000" w:rsidDel="00000000" w:rsidP="00000000" w:rsidRDefault="00000000" w:rsidRPr="00000000" w14:paraId="00000919">
    <w:pPr>
      <w:jc w:val="cente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u w:val="single"/>
            <w:rtl w:val="0"/>
            <w:rPrChange w:author="Prajan Prajan" w:id="154" w:date="2026-09-23T04:47:34Z">
              <w:rPr/>
            </w:rPrChange>
          </w:rPr>
          <w:delText xml:space="preserve">–</w:delText>
        </w:r>
        <w:r w:rsidDel="00000000" w:rsidR="00000000" w:rsidRPr="00000000">
          <w:rPr>
            <w:rFonts w:ascii="Cambria" w:cs="Cambria" w:eastAsia="Cambria" w:hAnsi="Cambria"/>
            <w:b w:val="1"/>
            <w:bCs w:val="1"/>
            <w:u w:val="single"/>
            <w:rPrChange w:author="Prajan Prajan" w:id="154" w:date="2026-09-23T04:47:34Z">
              <w:rPr/>
            </w:rPrChange>
          </w:rPr>
          <w:drawing>
            <wp:inline distB="114300" distT="114300" distL="114300" distR="114300">
              <wp:extent cx="3752850" cy="5619750"/>
              <wp:effectExtent b="0" l="0" r="0" t="0"/>
              <wp:docPr id="15" name="image6.png"/>
              <a:graphic>
                <a:graphicData uri="http://schemas.openxmlformats.org/drawingml/2006/picture">
                  <pic:pic>
                    <pic:nvPicPr>
                      <pic:cNvPr id="0" name="image6.png"/>
                      <pic:cNvPicPr preferRelativeResize="0"/>
                    </pic:nvPicPr>
                    <pic:blipFill>
                      <a:blip r:embed="rId4"/>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1A">
    <w:pPr>
      <w:jc w:val="cente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1B">
    <w:pPr>
      <w:jc w:val="cente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1C">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1D">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Pre - requisites:</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1E">
    <w:pPr>
      <w:numPr>
        <w:ilvl w:val="0"/>
        <w:numId w:val="15"/>
      </w:numPr>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FastAPI Framework Knowledge: </w:delText>
        </w:r>
        <w:r w:rsidDel="00000000" w:rsidR="00000000" w:rsidRPr="00000000">
          <w:fldChar w:fldCharType="begin"/>
        </w:r>
        <w:r w:rsidDel="00000000" w:rsidR="00000000" w:rsidRPr="00000000">
          <w:delInstrText xml:space="preserve">HYPERLINK "https://devdocs.io/fastapi/"</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FastAPI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1F">
    <w:pPr>
      <w:numPr>
        <w:ilvl w:val="0"/>
        <w:numId w:val="15"/>
      </w:numPr>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Gemini API Familiarity:</w:delText>
        </w:r>
        <w:r w:rsidDel="00000000" w:rsidR="00000000" w:rsidRPr="00000000">
          <w:fldChar w:fldCharType="begin"/>
        </w:r>
        <w:r w:rsidDel="00000000" w:rsidR="00000000" w:rsidRPr="00000000">
          <w:delInstrText xml:space="preserve">HYPERLINK "https://ai.google.dev/"</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Goo by gle Generative AI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0">
    <w:pPr>
      <w:numPr>
        <w:ilvl w:val="0"/>
        <w:numId w:val="15"/>
      </w:numPr>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HTML, CSS, and Jinja2 Template Skills:</w:delText>
        </w:r>
        <w:r w:rsidDel="00000000" w:rsidR="00000000" w:rsidRPr="00000000">
          <w:fldChar w:fldCharType="begin"/>
        </w:r>
        <w:r w:rsidDel="00000000" w:rsidR="00000000" w:rsidRPr="00000000">
          <w:delInstrText xml:space="preserve">HYPERLINK "https://www.w3schools.com/"</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W3Schools HTML/CSS/Jinja2 Tutorials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1">
    <w:pPr>
      <w:numPr>
        <w:ilvl w:val="0"/>
        <w:numId w:val="15"/>
      </w:numPr>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Python Programming Proficiency:</w:delText>
        </w:r>
        <w:r w:rsidDel="00000000" w:rsidR="00000000" w:rsidRPr="00000000">
          <w:fldChar w:fldCharType="begin"/>
        </w:r>
        <w:r w:rsidDel="00000000" w:rsidR="00000000" w:rsidRPr="00000000">
          <w:delInstrText xml:space="preserve">HYPERLINK "https://docs.python.org/3/"</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Python Official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2">
    <w:pPr>
      <w:numPr>
        <w:ilvl w:val="0"/>
        <w:numId w:val="15"/>
      </w:numPr>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Version Control with Git:</w:delText>
        </w:r>
        <w:r w:rsidDel="00000000" w:rsidR="00000000" w:rsidRPr="00000000">
          <w:fldChar w:fldCharType="begin"/>
        </w:r>
        <w:r w:rsidDel="00000000" w:rsidR="00000000" w:rsidRPr="00000000">
          <w:delInstrText xml:space="preserve">HYPERLINK "https://git-scm.com/doc"</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 Git Documentation</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3">
    <w:pPr>
      <w:numPr>
        <w:ilvl w:val="0"/>
        <w:numId w:val="15"/>
      </w:numPr>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SQLAlchemy and SQLite Basics: :  SQLAlchemy Docs</w:delText>
        </w:r>
      </w:del>
    </w:ins>
  </w:p>
  <w:p w:rsidR="00000000" w:rsidDel="00000000" w:rsidP="00000000" w:rsidRDefault="00000000" w:rsidRPr="00000000" w14:paraId="00000924">
    <w:pPr>
      <w:numPr>
        <w:ilvl w:val="0"/>
        <w:numId w:val="15"/>
      </w:numPr>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Environment Setup (pip, virtualenv, or conda): </w:delText>
        </w:r>
        <w:r w:rsidDel="00000000" w:rsidR="00000000" w:rsidRPr="00000000">
          <w:fldChar w:fldCharType="begin"/>
        </w:r>
        <w:r w:rsidDel="00000000" w:rsidR="00000000" w:rsidRPr="00000000">
          <w:delInstrText xml:space="preserve">HYPERLINK "https://virtualenv.pypa.io/en/latest/"</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Virtualenv Guide</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5">
    <w:pPr>
      <w:numPr>
        <w:ilvl w:val="0"/>
        <w:numId w:val="15"/>
      </w:numPr>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Uvicorn ASGI Server: </w:delText>
        </w:r>
        <w:r w:rsidDel="00000000" w:rsidR="00000000" w:rsidRPr="00000000">
          <w:fldChar w:fldCharType="begin"/>
        </w:r>
        <w:r w:rsidDel="00000000" w:rsidR="00000000" w:rsidRPr="00000000">
          <w:delInstrText xml:space="preserve">HYPERLINK "https://www.uvicorn.org/"</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Uvicorn Docs</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26">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Project Workflow:</w:delText>
        </w:r>
      </w:del>
    </w:ins>
  </w:p>
  <w:p w:rsidR="00000000" w:rsidDel="00000000" w:rsidP="00000000" w:rsidRDefault="00000000" w:rsidRPr="00000000" w14:paraId="00000927">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1. Model selection and Architecture</w:delText>
        </w:r>
      </w:del>
    </w:ins>
  </w:p>
  <w:p w:rsidR="00000000" w:rsidDel="00000000" w:rsidP="00000000" w:rsidRDefault="00000000" w:rsidRPr="00000000" w14:paraId="00000928">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1.1. Research and Select the Appropriate Generative AI Model</w:delText>
        </w:r>
      </w:del>
    </w:ins>
  </w:p>
  <w:p w:rsidR="00000000" w:rsidDel="00000000" w:rsidP="00000000" w:rsidRDefault="00000000" w:rsidRPr="00000000" w14:paraId="00000929">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1.2. Define the architecture of the application</w:delText>
        </w:r>
      </w:del>
    </w:ins>
  </w:p>
  <w:p w:rsidR="00000000" w:rsidDel="00000000" w:rsidP="00000000" w:rsidRDefault="00000000" w:rsidRPr="00000000" w14:paraId="0000092A">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1.3. Set up the development Environment</w:delText>
        </w:r>
      </w:del>
    </w:ins>
  </w:p>
  <w:p w:rsidR="00000000" w:rsidDel="00000000" w:rsidP="00000000" w:rsidRDefault="00000000" w:rsidRPr="00000000" w14:paraId="0000092B">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2. Core functionalities Development</w:delText>
        </w:r>
      </w:del>
    </w:ins>
  </w:p>
  <w:p w:rsidR="00000000" w:rsidDel="00000000" w:rsidP="00000000" w:rsidRDefault="00000000" w:rsidRPr="00000000" w14:paraId="0000092C">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2.1. Develop the core functionalities</w:delText>
        </w:r>
      </w:del>
    </w:ins>
  </w:p>
  <w:p w:rsidR="00000000" w:rsidDel="00000000" w:rsidP="00000000" w:rsidRDefault="00000000" w:rsidRPr="00000000" w14:paraId="0000092D">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2.2. Implement the FastAPI Backend to Manage Routing and User Input Processing</w:delText>
        </w:r>
      </w:del>
    </w:ins>
  </w:p>
  <w:p w:rsidR="00000000" w:rsidDel="00000000" w:rsidP="00000000" w:rsidRDefault="00000000" w:rsidRPr="00000000" w14:paraId="0000092E">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3. route.py Development</w:delText>
        </w:r>
      </w:del>
    </w:ins>
  </w:p>
  <w:p w:rsidR="00000000" w:rsidDel="00000000" w:rsidP="00000000" w:rsidRDefault="00000000" w:rsidRPr="00000000" w14:paraId="0000092F">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3.1. Writing the Main Application Logic in routes.py</w:delText>
        </w:r>
      </w:del>
    </w:ins>
  </w:p>
  <w:p w:rsidR="00000000" w:rsidDel="00000000" w:rsidP="00000000" w:rsidRDefault="00000000" w:rsidRPr="00000000" w14:paraId="00000930">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4. Frontend Development</w:delText>
        </w:r>
      </w:del>
    </w:ins>
  </w:p>
  <w:p w:rsidR="00000000" w:rsidDel="00000000" w:rsidP="00000000" w:rsidRDefault="00000000" w:rsidRPr="00000000" w14:paraId="00000931">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4.1. Designing and Developing User Interface</w:delText>
        </w:r>
      </w:del>
    </w:ins>
  </w:p>
  <w:p w:rsidR="00000000" w:rsidDel="00000000" w:rsidP="00000000" w:rsidRDefault="00000000" w:rsidRPr="00000000" w14:paraId="00000932">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4.2. Creating Dynamic Templates with FastAPI’s Jinja2 </w:delText>
        </w:r>
      </w:del>
    </w:ins>
  </w:p>
  <w:p w:rsidR="00000000" w:rsidDel="00000000" w:rsidP="00000000" w:rsidRDefault="00000000" w:rsidRPr="00000000" w14:paraId="00000933">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5. Deployment </w:delText>
        </w:r>
      </w:del>
    </w:ins>
  </w:p>
  <w:p w:rsidR="00000000" w:rsidDel="00000000" w:rsidP="00000000" w:rsidRDefault="00000000" w:rsidRPr="00000000" w14:paraId="00000934">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5.1. Preparing the Application for Local Deployment</w:delText>
        </w:r>
      </w:del>
    </w:ins>
  </w:p>
  <w:p w:rsidR="00000000" w:rsidDel="00000000" w:rsidP="00000000" w:rsidRDefault="00000000" w:rsidRPr="00000000" w14:paraId="00000935">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Activity 5.2. Testing and Verifying Local Deployment</w:delText>
        </w:r>
      </w:del>
    </w:ins>
  </w:p>
  <w:p w:rsidR="00000000" w:rsidDel="00000000" w:rsidP="00000000" w:rsidRDefault="00000000" w:rsidRPr="00000000" w14:paraId="00000936">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37">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38">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1. Model selection and Architecture</w:delText>
        </w:r>
      </w:del>
    </w:ins>
  </w:p>
  <w:p w:rsidR="00000000" w:rsidDel="00000000" w:rsidP="00000000" w:rsidRDefault="00000000" w:rsidRPr="00000000" w14:paraId="00000939">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 this milestone, we focus on selecting the appropriate generative AI models from Google’s Gemini family for the FitBuddy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delText>
        </w:r>
      </w:del>
    </w:ins>
  </w:p>
  <w:p w:rsidR="00000000" w:rsidDel="00000000" w:rsidP="00000000" w:rsidRDefault="00000000" w:rsidRPr="00000000" w14:paraId="0000093A">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1.1: Research and Select the Appropriate Generative AI Model</w:delText>
        </w:r>
      </w:del>
    </w:ins>
  </w:p>
  <w:p w:rsidR="00000000" w:rsidDel="00000000" w:rsidP="00000000" w:rsidRDefault="00000000" w:rsidRPr="00000000" w14:paraId="0000093B">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lbd537y3sz7b" w:id="8"/>
        <w:bookmarkEnd w:id="8"/>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Understand the Project Require</w:delText>
        </w:r>
      </w:del>
    </w:ins>
  </w:p>
  <w:p w:rsidR="00000000" w:rsidDel="00000000" w:rsidP="00000000" w:rsidRDefault="00000000" w:rsidRPr="00000000" w14:paraId="0000093C">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8y44kjshwkn" w:id="65"/>
        <w:bookmarkEnd w:id="65"/>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ments</w:delText>
        </w:r>
      </w:del>
    </w:ins>
  </w:p>
  <w:p w:rsidR="00000000" w:rsidDel="00000000" w:rsidP="00000000" w:rsidRDefault="00000000" w:rsidRPr="00000000" w14:paraId="0000093D">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FitBuddy’s AI model needed to:</w:delText>
        </w:r>
      </w:del>
    </w:ins>
  </w:p>
  <w:p w:rsidR="00000000" w:rsidDel="00000000" w:rsidP="00000000" w:rsidRDefault="00000000" w:rsidRPr="00000000" w14:paraId="0000093E">
    <w:pPr>
      <w:numPr>
        <w:ilvl w:val="0"/>
        <w:numId w:val="14"/>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 structured 7-day workout plans</w:delText>
        </w:r>
      </w:del>
    </w:ins>
  </w:p>
  <w:p w:rsidR="00000000" w:rsidDel="00000000" w:rsidP="00000000" w:rsidRDefault="00000000" w:rsidRPr="00000000" w14:paraId="0000093F">
    <w:pPr>
      <w:numPr>
        <w:ilvl w:val="0"/>
        <w:numId w:val="14"/>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Provide concise and actionable nutrition tips</w:delText>
        </w:r>
      </w:del>
    </w:ins>
  </w:p>
  <w:p w:rsidR="00000000" w:rsidDel="00000000" w:rsidP="00000000" w:rsidRDefault="00000000" w:rsidRPr="00000000" w14:paraId="00000940">
    <w:pPr>
      <w:numPr>
        <w:ilvl w:val="0"/>
        <w:numId w:val="14"/>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Update workout plans based on user feedback</w:delText>
        </w:r>
      </w:del>
    </w:ins>
  </w:p>
  <w:p w:rsidR="00000000" w:rsidDel="00000000" w:rsidP="00000000" w:rsidRDefault="00000000" w:rsidRPr="00000000" w14:paraId="00000941">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Perform well in real-time, web-based interaction</w:delText>
        </w:r>
      </w:del>
    </w:ins>
  </w:p>
  <w:p w:rsidR="00000000" w:rsidDel="00000000" w:rsidP="00000000" w:rsidRDefault="00000000" w:rsidRPr="00000000" w14:paraId="00000942">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Model Evaluation</w:delText>
        </w:r>
      </w:del>
    </w:ins>
  </w:p>
  <w:p w:rsidR="00000000" w:rsidDel="00000000" w:rsidP="00000000" w:rsidRDefault="00000000" w:rsidRPr="00000000" w14:paraId="00000943">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We initially experimented with several Hugging Face models:</w:delText>
        </w:r>
      </w:del>
    </w:ins>
  </w:p>
  <w:p w:rsidR="00000000" w:rsidDel="00000000" w:rsidP="00000000" w:rsidRDefault="00000000" w:rsidRPr="00000000" w14:paraId="00000944">
    <w:pPr>
      <w:numPr>
        <w:ilvl w:val="0"/>
        <w:numId w:val="35"/>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T5 &amp; BART – For text generation (workout/nutrition)</w:delText>
        </w:r>
      </w:del>
    </w:ins>
  </w:p>
  <w:p w:rsidR="00000000" w:rsidDel="00000000" w:rsidP="00000000" w:rsidRDefault="00000000" w:rsidRPr="00000000" w14:paraId="00000945">
    <w:pPr>
      <w:numPr>
        <w:ilvl w:val="0"/>
        <w:numId w:val="35"/>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DistilBERT – For potential intent classification</w:delText>
        </w:r>
      </w:del>
    </w:ins>
  </w:p>
  <w:p w:rsidR="00000000" w:rsidDel="00000000" w:rsidP="00000000" w:rsidRDefault="00000000" w:rsidRPr="00000000" w14:paraId="00000946">
    <w:pPr>
      <w:numPr>
        <w:ilvl w:val="0"/>
        <w:numId w:val="35"/>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Bloom – For general purpose generation</w:delText>
        </w:r>
      </w:del>
    </w:ins>
  </w:p>
  <w:p w:rsidR="00000000" w:rsidDel="00000000" w:rsidP="00000000" w:rsidRDefault="00000000" w:rsidRPr="00000000" w14:paraId="00000947">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While these models showed promise in basic text generation, they had notable limitations.</w:delText>
        </w:r>
      </w:del>
    </w:ins>
  </w:p>
  <w:p w:rsidR="00000000" w:rsidDel="00000000" w:rsidP="00000000" w:rsidRDefault="00000000" w:rsidRPr="00000000" w14:paraId="00000948">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These models required:</w:delText>
        </w:r>
      </w:del>
    </w:ins>
  </w:p>
  <w:p w:rsidR="00000000" w:rsidDel="00000000" w:rsidP="00000000" w:rsidRDefault="00000000" w:rsidRPr="00000000" w14:paraId="00000949">
    <w:pPr>
      <w:numPr>
        <w:ilvl w:val="0"/>
        <w:numId w:val="32"/>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Hosting with Hugging Face or local GPU setup</w:delText>
        </w:r>
      </w:del>
    </w:ins>
  </w:p>
  <w:p w:rsidR="00000000" w:rsidDel="00000000" w:rsidP="00000000" w:rsidRDefault="00000000" w:rsidRPr="00000000" w14:paraId="0000094A">
    <w:pPr>
      <w:numPr>
        <w:ilvl w:val="0"/>
        <w:numId w:val="32"/>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Fine-tuning or complex prompting to achieve structured plans</w:delText>
        </w:r>
      </w:del>
    </w:ins>
  </w:p>
  <w:p w:rsidR="00000000" w:rsidDel="00000000" w:rsidP="00000000" w:rsidRDefault="00000000" w:rsidRPr="00000000" w14:paraId="0000094B">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Final Model Selection</w:delText>
        </w:r>
      </w:del>
    </w:ins>
  </w:p>
  <w:p w:rsidR="00000000" w:rsidDel="00000000" w:rsidP="00000000" w:rsidRDefault="00000000" w:rsidRPr="00000000" w14:paraId="0000094C">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After comparative testing, we selected Google Gemini models for production:</w:delText>
        </w:r>
      </w:del>
    </w:ins>
  </w:p>
  <w:p w:rsidR="00000000" w:rsidDel="00000000" w:rsidP="00000000" w:rsidRDefault="00000000" w:rsidRPr="00000000" w14:paraId="0000094D">
    <w:pPr>
      <w:numPr>
        <w:ilvl w:val="0"/>
        <w:numId w:val="12"/>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Gemini 1.5 Pro</w:delText>
          <w:br w:type="textWrapping"/>
          <w:delText xml:space="preserve"> → Used for structured 7-day workout generation and plan updating</w:delText>
          <w:br w:type="textWrapping"/>
          <w:delText xml:space="preserve"> → Delivers rich, context-aware, formatted responses reliably</w:delText>
        </w:r>
      </w:del>
    </w:ins>
  </w:p>
  <w:p w:rsidR="00000000" w:rsidDel="00000000" w:rsidP="00000000" w:rsidRDefault="00000000" w:rsidRPr="00000000" w14:paraId="0000094E">
    <w:pPr>
      <w:numPr>
        <w:ilvl w:val="0"/>
        <w:numId w:val="12"/>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Gemini Flash</w:delText>
          <w:br w:type="textWrapping"/>
          <w:delText xml:space="preserve"> → Used for generating fast, practical nutrition tips</w:delText>
          <w:br w:type="textWrapping"/>
          <w:delText xml:space="preserve"> → Lightweight and efficient for quick API calls</w:delText>
        </w:r>
      </w:del>
    </w:ins>
  </w:p>
  <w:p w:rsidR="00000000" w:rsidDel="00000000" w:rsidP="00000000" w:rsidRDefault="00000000" w:rsidRPr="00000000" w14:paraId="0000094F">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Reasons for Choosing Gemini:</w:delText>
        </w:r>
      </w:del>
    </w:ins>
  </w:p>
  <w:p w:rsidR="00000000" w:rsidDel="00000000" w:rsidP="00000000" w:rsidRDefault="00000000" w:rsidRPr="00000000" w14:paraId="00000950">
    <w:pPr>
      <w:numPr>
        <w:ilvl w:val="0"/>
        <w:numId w:val="16"/>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API-based, easy to integrate with FastAPI</w:delText>
        </w:r>
      </w:del>
    </w:ins>
  </w:p>
  <w:p w:rsidR="00000000" w:rsidDel="00000000" w:rsidP="00000000" w:rsidRDefault="00000000" w:rsidRPr="00000000" w14:paraId="00000951">
    <w:pPr>
      <w:numPr>
        <w:ilvl w:val="0"/>
        <w:numId w:val="16"/>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Naturally understands structured formatting (days, sections)</w:delText>
        </w:r>
      </w:del>
    </w:ins>
  </w:p>
  <w:p w:rsidR="00000000" w:rsidDel="00000000" w:rsidP="00000000" w:rsidRDefault="00000000" w:rsidRPr="00000000" w14:paraId="00000952">
    <w:pPr>
      <w:numPr>
        <w:ilvl w:val="0"/>
        <w:numId w:val="16"/>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High accuracy with minimal prompt tuning</w:delText>
        </w:r>
      </w:del>
    </w:ins>
  </w:p>
  <w:p w:rsidR="00000000" w:rsidDel="00000000" w:rsidP="00000000" w:rsidRDefault="00000000" w:rsidRPr="00000000" w14:paraId="00000953">
    <w:pPr>
      <w:numPr>
        <w:ilvl w:val="0"/>
        <w:numId w:val="16"/>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Scalable and fast for feedback-based revisions</w:delText>
        </w:r>
      </w:del>
    </w:ins>
  </w:p>
  <w:p w:rsidR="00000000" w:rsidDel="00000000" w:rsidP="00000000" w:rsidRDefault="00000000" w:rsidRPr="00000000" w14:paraId="00000954">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55">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1.2.Define the architecture of the application</w:delText>
        </w:r>
      </w:del>
    </w:ins>
  </w:p>
  <w:p w:rsidR="00000000" w:rsidDel="00000000" w:rsidP="00000000" w:rsidRDefault="00000000" w:rsidRPr="00000000" w14:paraId="00000956">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nglf1hhz9itk" w:id="9"/>
        <w:bookmarkEnd w:id="9"/>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Architecture Overview: FitBuddy follows a modular FastAPI-based architecture-</w:delText>
        </w:r>
      </w:del>
    </w:ins>
  </w:p>
  <w:p w:rsidR="00000000" w:rsidDel="00000000" w:rsidP="00000000" w:rsidRDefault="00000000" w:rsidRPr="00000000" w14:paraId="00000957">
    <w:pPr>
      <w:numPr>
        <w:ilvl w:val="0"/>
        <w:numId w:val="8"/>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Frontend: HTML + Jinja2 templates for user input and display</w:delText>
        </w:r>
      </w:del>
    </w:ins>
  </w:p>
  <w:p w:rsidR="00000000" w:rsidDel="00000000" w:rsidP="00000000" w:rsidRDefault="00000000" w:rsidRPr="00000000" w14:paraId="00000958">
    <w:pPr>
      <w:numPr>
        <w:ilvl w:val="0"/>
        <w:numId w:val="8"/>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Backend: FastAPI for route handling and logic</w:delText>
        </w:r>
      </w:del>
    </w:ins>
  </w:p>
  <w:p w:rsidR="00000000" w:rsidDel="00000000" w:rsidP="00000000" w:rsidRDefault="00000000" w:rsidRPr="00000000" w14:paraId="00000959">
    <w:pPr>
      <w:numPr>
        <w:ilvl w:val="0"/>
        <w:numId w:val="8"/>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AI Layer: Google Gemini APIs (Pro &amp; Flash)</w:delText>
        </w:r>
      </w:del>
    </w:ins>
  </w:p>
  <w:p w:rsidR="00000000" w:rsidDel="00000000" w:rsidP="00000000" w:rsidRDefault="00000000" w:rsidRPr="00000000" w14:paraId="0000095A">
    <w:pPr>
      <w:numPr>
        <w:ilvl w:val="0"/>
        <w:numId w:val="8"/>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Database: SQLite with SQLAlchemy for persistence</w:delText>
        </w:r>
      </w:del>
    </w:ins>
  </w:p>
  <w:p w:rsidR="00000000" w:rsidDel="00000000" w:rsidP="00000000" w:rsidRDefault="00000000" w:rsidRPr="00000000" w14:paraId="0000095B">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2lprh0jwbfzp" w:id="10"/>
        <w:bookmarkEnd w:id="10"/>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Frontend Responsibilities: Users interact via-</w:delText>
        </w:r>
      </w:del>
    </w:ins>
  </w:p>
  <w:p w:rsidR="00000000" w:rsidDel="00000000" w:rsidP="00000000" w:rsidRDefault="00000000" w:rsidRPr="00000000" w14:paraId="0000095C">
    <w:pPr>
      <w:numPr>
        <w:ilvl w:val="0"/>
        <w:numId w:val="10"/>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index.html – Input form</w:delText>
        </w:r>
      </w:del>
    </w:ins>
  </w:p>
  <w:p w:rsidR="00000000" w:rsidDel="00000000" w:rsidP="00000000" w:rsidRDefault="00000000" w:rsidRPr="00000000" w14:paraId="0000095D">
    <w:pPr>
      <w:numPr>
        <w:ilvl w:val="0"/>
        <w:numId w:val="10"/>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result.html – Plan, tip, feedback</w:delText>
        </w:r>
      </w:del>
    </w:ins>
  </w:p>
  <w:p w:rsidR="00000000" w:rsidDel="00000000" w:rsidP="00000000" w:rsidRDefault="00000000" w:rsidRPr="00000000" w14:paraId="0000095E">
    <w:pPr>
      <w:numPr>
        <w:ilvl w:val="0"/>
        <w:numId w:val="10"/>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all_users.html – Admin panel</w:delText>
        </w:r>
      </w:del>
    </w:ins>
  </w:p>
  <w:p w:rsidR="00000000" w:rsidDel="00000000" w:rsidP="00000000" w:rsidRDefault="00000000" w:rsidRPr="00000000" w14:paraId="0000095F">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5ctkjgrlo2x0" w:id="11"/>
        <w:bookmarkEnd w:id="11"/>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Backend Responsibilities:</w:delText>
        </w:r>
      </w:del>
    </w:ins>
  </w:p>
  <w:p w:rsidR="00000000" w:rsidDel="00000000" w:rsidP="00000000" w:rsidRDefault="00000000" w:rsidRPr="00000000" w14:paraId="00000960">
    <w:pPr>
      <w:numPr>
        <w:ilvl w:val="0"/>
        <w:numId w:val="29"/>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Receives form data</w:delText>
        </w:r>
      </w:del>
    </w:ins>
  </w:p>
  <w:p w:rsidR="00000000" w:rsidDel="00000000" w:rsidP="00000000" w:rsidRDefault="00000000" w:rsidRPr="00000000" w14:paraId="00000961">
    <w:pPr>
      <w:numPr>
        <w:ilvl w:val="0"/>
        <w:numId w:val="29"/>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Calls Gemini models</w:delText>
        </w:r>
      </w:del>
    </w:ins>
  </w:p>
  <w:p w:rsidR="00000000" w:rsidDel="00000000" w:rsidP="00000000" w:rsidRDefault="00000000" w:rsidRPr="00000000" w14:paraId="00000962">
    <w:pPr>
      <w:numPr>
        <w:ilvl w:val="0"/>
        <w:numId w:val="29"/>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Stores user info and plans</w:delText>
        </w:r>
      </w:del>
    </w:ins>
  </w:p>
  <w:p w:rsidR="00000000" w:rsidDel="00000000" w:rsidP="00000000" w:rsidRDefault="00000000" w:rsidRPr="00000000" w14:paraId="00000963">
    <w:pPr>
      <w:numPr>
        <w:ilvl w:val="0"/>
        <w:numId w:val="29"/>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Renders dynamic templates</w:delText>
        </w:r>
      </w:del>
    </w:ins>
  </w:p>
  <w:p w:rsidR="00000000" w:rsidDel="00000000" w:rsidP="00000000" w:rsidRDefault="00000000" w:rsidRPr="00000000" w14:paraId="00000964">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fc3rb4hi67ol" w:id="12"/>
        <w:bookmarkEnd w:id="12"/>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AI Integration Points:</w:delText>
        </w:r>
      </w:del>
    </w:ins>
  </w:p>
  <w:p w:rsidR="00000000" w:rsidDel="00000000" w:rsidP="00000000" w:rsidRDefault="00000000" w:rsidRPr="00000000" w14:paraId="00000965">
    <w:pPr>
      <w:numPr>
        <w:ilvl w:val="0"/>
        <w:numId w:val="25"/>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generation &amp; feedback updates → Gemini Pro</w:delText>
        </w:r>
      </w:del>
    </w:ins>
  </w:p>
  <w:p w:rsidR="00000000" w:rsidDel="00000000" w:rsidP="00000000" w:rsidRDefault="00000000" w:rsidRPr="00000000" w14:paraId="00000966">
    <w:pPr>
      <w:numPr>
        <w:ilvl w:val="0"/>
        <w:numId w:val="25"/>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Nutrition tips → Gemini Flash</w:delText>
        </w:r>
      </w:del>
    </w:ins>
  </w:p>
  <w:p w:rsidR="00000000" w:rsidDel="00000000" w:rsidP="00000000" w:rsidRDefault="00000000" w:rsidRPr="00000000" w14:paraId="00000967">
    <w:pPr>
      <w:spacing w:after="240" w:before="240" w:lineRule="auto"/>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68">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1.3 Set up the development Environment:</w:delText>
        </w:r>
      </w:del>
    </w:ins>
  </w:p>
  <w:p w:rsidR="00000000" w:rsidDel="00000000" w:rsidP="00000000" w:rsidRDefault="00000000" w:rsidRPr="00000000" w14:paraId="00000969">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Install Python &amp; Pip: Ensure Python  and pip are installed.</w:delText>
        </w:r>
      </w:del>
    </w:ins>
  </w:p>
  <w:p w:rsidR="00000000" w:rsidDel="00000000" w:rsidP="00000000" w:rsidRDefault="00000000" w:rsidRPr="00000000" w14:paraId="0000096A">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Create Virtual Environment:</w:delText>
          <w:br w:type="textWrapping"/>
          <w:delText xml:space="preserve"> python -m venv fitbuddy-env</w:delText>
          <w:br w:type="textWrapping"/>
          <w:delText xml:space="preserve"> fitbuddy-env\Scripts\activate (Windows)</w:delText>
        </w:r>
      </w:del>
    </w:ins>
  </w:p>
  <w:p w:rsidR="00000000" w:rsidDel="00000000" w:rsidP="00000000" w:rsidRDefault="00000000" w:rsidRPr="00000000" w14:paraId="0000096B">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Install Required Libraries:</w:delText>
          <w:br w:type="textWrapping"/>
          <w:delText xml:space="preserve"> pip install fastapi uvicorn jinja2 sqlalchemy python-multipart google-generativeai</w:delText>
        </w:r>
      </w:del>
    </w:ins>
  </w:p>
  <w:p w:rsidR="00000000" w:rsidDel="00000000" w:rsidP="00000000" w:rsidRDefault="00000000" w:rsidRPr="00000000" w14:paraId="0000096C">
    <w:pPr>
      <w:spacing w:after="240" w:before="240" w:lineRule="auto"/>
      <w:rPr>
        <w:ins w:author="Prajan Prajan" w:id="142" w:date="2026-09-23T04:47:34Z"/>
        <w:del w:author="PREMA" w:id="148" w:date="2026-09-24T01:15:25Z"/>
        <w:rFonts w:ascii="Cambria" w:cs="Cambria" w:eastAsia="Cambria" w:hAnsi="Cambria"/>
        <w:b w:val="1"/>
        <w:bCs w:val="1"/>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Run Server:</w:delText>
          <w:br w:type="textWrapping"/>
          <w:delText xml:space="preserve"> </w:delText>
        </w:r>
        <w:r w:rsidDel="00000000" w:rsidR="00000000" w:rsidRPr="00000000">
          <w:rPr>
            <w:rtl w:val="0"/>
          </w:rPr>
        </w:r>
      </w:del>
    </w:ins>
  </w:p>
  <w:p w:rsidR="00000000" w:rsidDel="00000000" w:rsidP="00000000" w:rsidRDefault="00000000" w:rsidRPr="00000000" w14:paraId="0000096D">
    <w:pPr>
      <w:spacing w:after="240" w:before="240" w:lineRule="auto"/>
      <w:rPr>
        <w:ins w:author="Prajan Prajan" w:id="142" w:date="2026-09-23T04:47:34Z"/>
        <w:del w:author="PREMA" w:id="148" w:date="2026-09-24T01:15:25Z"/>
        <w:rFonts w:ascii="Cambria" w:cs="Cambria" w:eastAsia="Cambria" w:hAnsi="Cambria"/>
        <w:b w:val="1"/>
        <w:bCs w:val="1"/>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6E">
    <w:pPr>
      <w:spacing w:after="240" w:before="240" w:lineRule="auto"/>
      <w:rPr>
        <w:ins w:author="Prajan Prajan" w:id="142" w:date="2026-09-23T04:47:34Z"/>
        <w:del w:author="PREMA" w:id="148" w:date="2026-09-24T01:15:25Z"/>
        <w:rFonts w:ascii="Cambria" w:cs="Cambria" w:eastAsia="Cambria" w:hAnsi="Cambria"/>
        <w:b w:val="1"/>
        <w:bCs w:val="1"/>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6F">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uvicorn app.main:app --reload</w:delText>
          <w:br w:type="textWrapping"/>
          <w:delText xml:space="preserve">Visit http://127.0.0.1:8000 for the app and /docs for API testing.</w:delText>
        </w:r>
      </w:del>
    </w:ins>
  </w:p>
  <w:p w:rsidR="00000000" w:rsidDel="00000000" w:rsidP="00000000" w:rsidRDefault="00000000" w:rsidRPr="00000000" w14:paraId="00000970">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1">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2">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3">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4">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5">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6">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7">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8">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Set Up Project Structure:</w:delText>
          <w:br w:type="textWrapping"/>
          <w:delText xml:space="preserve">Create folders: /app (Python files), /templates (HTML), /static/images (assets)</w:delText>
        </w:r>
      </w:del>
    </w:ins>
  </w:p>
  <w:p w:rsidR="00000000" w:rsidDel="00000000" w:rsidP="00000000" w:rsidRDefault="00000000" w:rsidRPr="00000000" w14:paraId="00000979">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4152900"/>
              <wp:effectExtent b="0" l="0" r="0" t="0"/>
              <wp:docPr id="62" name="image7.png"/>
              <a:graphic>
                <a:graphicData uri="http://schemas.openxmlformats.org/drawingml/2006/picture">
                  <pic:pic>
                    <pic:nvPicPr>
                      <pic:cNvPr id="0" name="image7.png"/>
                      <pic:cNvPicPr preferRelativeResize="0"/>
                    </pic:nvPicPr>
                    <pic:blipFill>
                      <a:blip r:embed="rId5"/>
                      <a:srcRect b="0" l="0" r="0" t="0"/>
                      <a:stretch>
                        <a:fillRect/>
                      </a:stretch>
                    </pic:blipFill>
                    <pic:spPr>
                      <a:xfrm>
                        <a:off x="0" y="0"/>
                        <a:ext cx="5305350" cy="4152900"/>
                      </a:xfrm>
                      <a:prstGeom prst="rect"/>
                      <a:ln/>
                    </pic:spPr>
                  </pic:pic>
                </a:graphicData>
              </a:graphic>
            </wp:inline>
          </w:drawing>
        </w:r>
        <w:r w:rsidDel="00000000" w:rsidR="00000000" w:rsidRPr="00000000">
          <w:rPr>
            <w:rFonts w:ascii="Cambria" w:cs="Cambria" w:eastAsia="Cambria" w:hAnsi="Cambria"/>
            <w:b w:val="1"/>
            <w:bCs w:val="1"/>
            <w:sz w:val="30"/>
            <w:szCs w:val="30"/>
            <w:u w:val="single"/>
            <w:rtl w:val="0"/>
            <w:rPrChange w:author="Prajan Prajan" w:id="154" w:date="2026-09-23T04:47:34Z">
              <w:rPr/>
            </w:rPrChange>
          </w:rPr>
          <w:br w:type="textWrapping"/>
        </w:r>
      </w:del>
    </w:ins>
  </w:p>
  <w:p w:rsidR="00000000" w:rsidDel="00000000" w:rsidP="00000000" w:rsidRDefault="00000000" w:rsidRPr="00000000" w14:paraId="0000097A">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B">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C">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D">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E">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7F">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80">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2. Core functionalities Development</w:delText>
        </w:r>
      </w:del>
    </w:ins>
  </w:p>
  <w:p w:rsidR="00000000" w:rsidDel="00000000" w:rsidP="00000000" w:rsidRDefault="00000000" w:rsidRPr="00000000" w14:paraId="00000981">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2.1 Develop the core functionalities:</w:delText>
        </w:r>
      </w:del>
    </w:ins>
  </w:p>
  <w:p w:rsidR="00000000" w:rsidDel="00000000" w:rsidP="00000000" w:rsidRDefault="00000000" w:rsidRPr="00000000" w14:paraId="00000982">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k4uxfzvn19nz" w:id="13"/>
        <w:bookmarkEnd w:id="13"/>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Plan Generation</w:delText>
        </w:r>
      </w:del>
    </w:ins>
  </w:p>
  <w:p w:rsidR="00000000" w:rsidDel="00000000" w:rsidP="00000000" w:rsidRDefault="00000000" w:rsidRPr="00000000" w14:paraId="00000983">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Function: generate_workout_gemini()</w:delText>
          <w:br w:type="textWrapping"/>
          <w:delText xml:space="preserve">File: gemini_generator.py</w:delText>
        </w:r>
      </w:del>
    </w:ins>
  </w:p>
  <w:p w:rsidR="00000000" w:rsidDel="00000000" w:rsidP="00000000" w:rsidRDefault="00000000" w:rsidRPr="00000000" w14:paraId="00000984">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Implements the core logic to generate a personalized 7-day workout plan using user inputs such as goal (e.g., muscle gain, weight loss) and intensity (low, medium, high). The prompt is sent to the Gemini 1.5 Pro model, which returns a structured, day-wise plan including:</w:delText>
        </w:r>
      </w:del>
    </w:ins>
  </w:p>
  <w:p w:rsidR="00000000" w:rsidDel="00000000" w:rsidP="00000000" w:rsidRDefault="00000000" w:rsidRPr="00000000" w14:paraId="00000985">
    <w:pPr>
      <w:numPr>
        <w:ilvl w:val="0"/>
        <w:numId w:val="5"/>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Warm-up (5–10 mins)</w:delText>
        </w:r>
      </w:del>
    </w:ins>
  </w:p>
  <w:p w:rsidR="00000000" w:rsidDel="00000000" w:rsidP="00000000" w:rsidRDefault="00000000" w:rsidRPr="00000000" w14:paraId="00000986">
    <w:pPr>
      <w:numPr>
        <w:ilvl w:val="0"/>
        <w:numId w:val="5"/>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Main workout (exercise details, sets, reps)</w:delText>
        </w:r>
      </w:del>
    </w:ins>
  </w:p>
  <w:p w:rsidR="00000000" w:rsidDel="00000000" w:rsidP="00000000" w:rsidRDefault="00000000" w:rsidRPr="00000000" w14:paraId="00000987">
    <w:pPr>
      <w:numPr>
        <w:ilvl w:val="0"/>
        <w:numId w:val="5"/>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Cooldown or recovery tip</w:delText>
        </w:r>
      </w:del>
    </w:ins>
  </w:p>
  <w:p w:rsidR="00000000" w:rsidDel="00000000" w:rsidP="00000000" w:rsidRDefault="00000000" w:rsidRPr="00000000" w14:paraId="00000988">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output is returned to routes.py and rendered on the result.html page using &lt;pre&gt; blocks for formatting.</w:delText>
        </w:r>
      </w:del>
    </w:ins>
  </w:p>
  <w:p w:rsidR="00000000" w:rsidDel="00000000" w:rsidP="00000000" w:rsidRDefault="00000000" w:rsidRPr="00000000" w14:paraId="00000989">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108200"/>
              <wp:effectExtent b="0" l="0" r="0" t="0"/>
              <wp:docPr id="3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305350" cy="21082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8A">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ezwx1pf7w9b0" w:id="14"/>
        <w:bookmarkEnd w:id="14"/>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Nutrition Tip Generation</w:delText>
        </w:r>
      </w:del>
    </w:ins>
  </w:p>
  <w:p w:rsidR="00000000" w:rsidDel="00000000" w:rsidP="00000000" w:rsidRDefault="00000000" w:rsidRPr="00000000" w14:paraId="0000098B">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Function: generate_nutrition_tip_with_flash()</w:delText>
          <w:br w:type="textWrapping"/>
          <w:delText xml:space="preserve">File: gemini_flash_generator.py</w:delText>
        </w:r>
      </w:del>
    </w:ins>
  </w:p>
  <w:p w:rsidR="00000000" w:rsidDel="00000000" w:rsidP="00000000" w:rsidRDefault="00000000" w:rsidRPr="00000000" w14:paraId="0000098C">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result.html.</w:delText>
        </w:r>
      </w:del>
    </w:ins>
  </w:p>
  <w:p w:rsidR="00000000" w:rsidDel="00000000" w:rsidP="00000000" w:rsidRDefault="00000000" w:rsidRPr="00000000" w14:paraId="0000098D">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3890963" cy="2270414"/>
              <wp:effectExtent b="0" l="0" r="0" t="0"/>
              <wp:docPr id="101"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890963" cy="22704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8E">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xf9f9d7tm21" w:id="15"/>
        <w:bookmarkEnd w:id="15"/>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Feedback-Based Plan Updating</w:delText>
        </w:r>
      </w:del>
    </w:ins>
  </w:p>
  <w:p w:rsidR="00000000" w:rsidDel="00000000" w:rsidP="00000000" w:rsidRDefault="00000000" w:rsidRPr="00000000" w14:paraId="0000098F">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Function: update_workout_plan()</w:delText>
          <w:br w:type="textWrapping"/>
          <w:delText xml:space="preserve">File: updated_plan.py</w:delText>
        </w:r>
      </w:del>
    </w:ins>
  </w:p>
  <w:p w:rsidR="00000000" w:rsidDel="00000000" w:rsidP="00000000" w:rsidRDefault="00000000" w:rsidRPr="00000000" w14:paraId="00000990">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delText>
        </w:r>
      </w:del>
    </w:ins>
  </w:p>
  <w:p w:rsidR="00000000" w:rsidDel="00000000" w:rsidP="00000000" w:rsidRDefault="00000000" w:rsidRPr="00000000" w14:paraId="00000991">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057400"/>
              <wp:effectExtent b="0" l="0" r="0" t="0"/>
              <wp:docPr id="25"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305350" cy="2057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2">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 &amp; Plan Storage</w:delText>
        </w:r>
      </w:del>
    </w:ins>
  </w:p>
  <w:p w:rsidR="00000000" w:rsidDel="00000000" w:rsidP="00000000" w:rsidRDefault="00000000" w:rsidRPr="00000000" w14:paraId="00000993">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Functions:</w:delText>
        </w:r>
      </w:del>
    </w:ins>
  </w:p>
  <w:p w:rsidR="00000000" w:rsidDel="00000000" w:rsidP="00000000" w:rsidRDefault="00000000" w:rsidRPr="00000000" w14:paraId="00000994">
    <w:pPr>
      <w:numPr>
        <w:ilvl w:val="0"/>
        <w:numId w:val="30"/>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save_user(), save_plan(), update_plan()</w:delText>
        </w:r>
      </w:del>
    </w:ins>
  </w:p>
  <w:p w:rsidR="00000000" w:rsidDel="00000000" w:rsidP="00000000" w:rsidRDefault="00000000" w:rsidRPr="00000000" w14:paraId="00000995">
    <w:pPr>
      <w:numPr>
        <w:ilvl w:val="0"/>
        <w:numId w:val="30"/>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get_original_plan(), get_user()</w:delText>
        </w:r>
      </w:del>
    </w:ins>
  </w:p>
  <w:p w:rsidR="00000000" w:rsidDel="00000000" w:rsidP="00000000" w:rsidRDefault="00000000" w:rsidRPr="00000000" w14:paraId="00000996">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File: database.py</w:delText>
        </w:r>
      </w:del>
    </w:ins>
  </w:p>
  <w:p w:rsidR="00000000" w:rsidDel="00000000" w:rsidP="00000000" w:rsidRDefault="00000000" w:rsidRPr="00000000" w14:paraId="00000997">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 user information (ID, name, age, weight, goal, intensity) and AI-generated plans are stored in a SQLite database via SQLAlchemy ORM. Feedback-based updates are saved as a separate field to preserve both versions (original and updated).</w:delText>
        </w:r>
      </w:del>
    </w:ins>
  </w:p>
  <w:p w:rsidR="00000000" w:rsidDel="00000000" w:rsidP="00000000" w:rsidRDefault="00000000" w:rsidRPr="00000000" w14:paraId="00000998">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3606800"/>
              <wp:effectExtent b="0" l="0" r="0" t="0"/>
              <wp:docPr id="1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05350" cy="36068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9">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4262438" cy="1712502"/>
              <wp:effectExtent b="0" l="0" r="0" t="0"/>
              <wp:docPr id="33"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4262438" cy="171250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A">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4526770" cy="1636987"/>
              <wp:effectExtent b="0" l="0" r="0" t="0"/>
              <wp:docPr id="4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26770" cy="1636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B">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927100"/>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05350" cy="9271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C">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660400"/>
              <wp:effectExtent b="0" l="0" r="0" t="0"/>
              <wp:docPr id="6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305350" cy="660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9D">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7s5n6z2ozwy0" w:id="16"/>
        <w:bookmarkEnd w:id="16"/>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Admin View of All Users</w:delText>
        </w:r>
      </w:del>
    </w:ins>
  </w:p>
  <w:p w:rsidR="00000000" w:rsidDel="00000000" w:rsidP="00000000" w:rsidRDefault="00000000" w:rsidRPr="00000000" w14:paraId="0000099E">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Route: /view-all-users</w:delText>
          <w:br w:type="textWrapping"/>
          <w:delText xml:space="preserve">Template: all_users.html</w:delText>
        </w:r>
      </w:del>
    </w:ins>
  </w:p>
  <w:p w:rsidR="00000000" w:rsidDel="00000000" w:rsidP="00000000" w:rsidRDefault="00000000" w:rsidRPr="00000000" w14:paraId="0000099F">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Displays a list of all users and their respective plans. Rendered with Jinja2 using a {% for user in users %} loop, it allows administrators to see original and updated plans clearly in a structured table format.</w:delText>
        </w:r>
      </w:del>
    </w:ins>
  </w:p>
  <w:p w:rsidR="00000000" w:rsidDel="00000000" w:rsidP="00000000" w:rsidRDefault="00000000" w:rsidRPr="00000000" w14:paraId="000009A0">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4738614" cy="2779987"/>
              <wp:effectExtent b="0" l="0" r="0" t="0"/>
              <wp:docPr id="3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738614" cy="2779987"/>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A1">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2.2: Implement the FastAPI Backend to Manage Routing and User Input Processing</w:delText>
        </w:r>
      </w:del>
    </w:ins>
  </w:p>
  <w:p w:rsidR="00000000" w:rsidDel="00000000" w:rsidP="00000000" w:rsidRDefault="00000000" w:rsidRPr="00000000" w14:paraId="000009A2">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agyq49x9741v" w:id="17"/>
        <w:bookmarkEnd w:id="17"/>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Define Routes in FastAPI</w:delText>
        </w:r>
      </w:del>
    </w:ins>
  </w:p>
  <w:p w:rsidR="00000000" w:rsidDel="00000000" w:rsidP="00000000" w:rsidRDefault="00000000" w:rsidRPr="00000000" w14:paraId="000009A3">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 routing logic is handled in routes.py. Each route is linked to the corresponding function developed in Activity 2.1.</w:delText>
        </w:r>
      </w:del>
    </w:ins>
  </w:p>
  <w:p w:rsidR="00000000" w:rsidDel="00000000" w:rsidP="00000000" w:rsidRDefault="00000000" w:rsidRPr="00000000" w14:paraId="000009A4">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4meq94mh0ahm" w:id="18"/>
        <w:bookmarkEnd w:id="18"/>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Process User Input</w:delText>
        </w:r>
      </w:del>
    </w:ins>
  </w:p>
  <w:p w:rsidR="00000000" w:rsidDel="00000000" w:rsidP="00000000" w:rsidRDefault="00000000" w:rsidRPr="00000000" w14:paraId="000009A5">
    <w:pPr>
      <w:numPr>
        <w:ilvl w:val="0"/>
        <w:numId w:val="24"/>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HTML Form: Created in index.html</w:delText>
        </w:r>
      </w:del>
    </w:ins>
  </w:p>
  <w:p w:rsidR="00000000" w:rsidDel="00000000" w:rsidP="00000000" w:rsidRDefault="00000000" w:rsidRPr="00000000" w14:paraId="000009A6">
    <w:pPr>
      <w:numPr>
        <w:ilvl w:val="0"/>
        <w:numId w:val="24"/>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Users enter: username, user_id, age, weight, goal, and intensity</w:delText>
        </w:r>
      </w:del>
    </w:ins>
  </w:p>
  <w:p w:rsidR="00000000" w:rsidDel="00000000" w:rsidP="00000000" w:rsidRDefault="00000000" w:rsidRPr="00000000" w14:paraId="000009A7">
    <w:pPr>
      <w:numPr>
        <w:ilvl w:val="0"/>
        <w:numId w:val="24"/>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FastAPI captures inputs using Form(...) parameters</w:delText>
        </w:r>
      </w:del>
    </w:ins>
  </w:p>
  <w:p w:rsidR="00000000" w:rsidDel="00000000" w:rsidP="00000000" w:rsidRDefault="00000000" w:rsidRPr="00000000" w14:paraId="000009A8">
    <w:pPr>
      <w:numPr>
        <w:ilvl w:val="0"/>
        <w:numId w:val="24"/>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Pydantic schemas (UserInput, FeedbackRequest) are used to validate structure</w:delText>
        </w:r>
      </w:del>
    </w:ins>
  </w:p>
  <w:p w:rsidR="00000000" w:rsidDel="00000000" w:rsidP="00000000" w:rsidRDefault="00000000" w:rsidRPr="00000000" w14:paraId="000009A9">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559g6vgtraex" w:id="19"/>
        <w:bookmarkEnd w:id="19"/>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Integrate Gemini API Calls</w:delText>
        </w:r>
      </w:del>
    </w:ins>
  </w:p>
  <w:p w:rsidR="00000000" w:rsidDel="00000000" w:rsidP="00000000" w:rsidRDefault="00000000" w:rsidRPr="00000000" w14:paraId="000009AA">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Each route handler connects directly to the respective Gemini-powered function:</w:delText>
        </w:r>
      </w:del>
    </w:ins>
  </w:p>
  <w:p w:rsidR="00000000" w:rsidDel="00000000" w:rsidP="00000000" w:rsidRDefault="00000000" w:rsidRPr="00000000" w14:paraId="000009AB">
    <w:pPr>
      <w:numPr>
        <w:ilvl w:val="0"/>
        <w:numId w:val="22"/>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/generate-workout →</w:delText>
        </w:r>
      </w:del>
    </w:ins>
  </w:p>
  <w:p w:rsidR="00000000" w:rsidDel="00000000" w:rsidP="00000000" w:rsidRDefault="00000000" w:rsidRPr="00000000" w14:paraId="000009AC">
    <w:pPr>
      <w:numPr>
        <w:ilvl w:val="1"/>
        <w:numId w:val="22"/>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generate_workout_gemini() for workout plan</w:delText>
        </w:r>
      </w:del>
    </w:ins>
  </w:p>
  <w:p w:rsidR="00000000" w:rsidDel="00000000" w:rsidP="00000000" w:rsidRDefault="00000000" w:rsidRPr="00000000" w14:paraId="000009AD">
    <w:pPr>
      <w:numPr>
        <w:ilvl w:val="1"/>
        <w:numId w:val="22"/>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generate_nutrition_tip_with_flash() for tip</w:delText>
        </w:r>
      </w:del>
    </w:ins>
  </w:p>
  <w:p w:rsidR="00000000" w:rsidDel="00000000" w:rsidP="00000000" w:rsidRDefault="00000000" w:rsidRPr="00000000" w14:paraId="000009AE">
    <w:pPr>
      <w:numPr>
        <w:ilvl w:val="0"/>
        <w:numId w:val="22"/>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/submit-feedback →</w:delText>
        </w:r>
      </w:del>
    </w:ins>
  </w:p>
  <w:p w:rsidR="00000000" w:rsidDel="00000000" w:rsidP="00000000" w:rsidRDefault="00000000" w:rsidRPr="00000000" w14:paraId="000009AF">
    <w:pPr>
      <w:numPr>
        <w:ilvl w:val="1"/>
        <w:numId w:val="22"/>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Retrieves plan</w:delText>
        </w:r>
      </w:del>
    </w:ins>
  </w:p>
  <w:p w:rsidR="00000000" w:rsidDel="00000000" w:rsidP="00000000" w:rsidRDefault="00000000" w:rsidRPr="00000000" w14:paraId="000009B0">
    <w:pPr>
      <w:numPr>
        <w:ilvl w:val="1"/>
        <w:numId w:val="22"/>
      </w:numPr>
      <w:spacing w:after="240" w:before="0" w:beforeAutospacing="0" w:lineRule="auto"/>
      <w:ind w:left="144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Sends original + feedback to update_workout_plan()</w:delText>
        </w:r>
      </w:del>
    </w:ins>
  </w:p>
  <w:p w:rsidR="00000000" w:rsidDel="00000000" w:rsidP="00000000" w:rsidRDefault="00000000" w:rsidRPr="00000000" w14:paraId="000009B1">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 AI-generated responses are returned cleanly and injected into the frontend templates for display.</w:delText>
        </w:r>
      </w:del>
    </w:ins>
  </w:p>
  <w:p w:rsidR="00000000" w:rsidDel="00000000" w:rsidP="00000000" w:rsidRDefault="00000000" w:rsidRPr="00000000" w14:paraId="000009B2">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3. routes.py Development </w:delText>
        </w:r>
      </w:del>
    </w:ins>
  </w:p>
  <w:p w:rsidR="00000000" w:rsidDel="00000000" w:rsidP="00000000" w:rsidRDefault="00000000" w:rsidRPr="00000000" w14:paraId="000009B3">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3 focuses on building the routing logic inside the routes.py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delText>
        </w:r>
      </w:del>
    </w:ins>
  </w:p>
  <w:p w:rsidR="00000000" w:rsidDel="00000000" w:rsidP="00000000" w:rsidRDefault="00000000" w:rsidRPr="00000000" w14:paraId="000009B4">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B5">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3.1: Writing the Main Application Logic in </w:delText>
        </w:r>
        <w:r w:rsidDel="00000000" w:rsidR="00000000" w:rsidRPr="00000000">
          <w:fldChar w:fldCharType="begin"/>
        </w:r>
        <w:r w:rsidDel="00000000" w:rsidR="00000000" w:rsidRPr="00000000">
          <w:delInstrText xml:space="preserve">HYPERLINK "http://routes.py"</w:delInstrText>
        </w:r>
        <w:r w:rsidDel="00000000" w:rsidR="00000000" w:rsidRPr="00000000">
          <w:fldChar w:fldCharType="separate"/>
        </w:r>
        <w:r w:rsidDel="00000000" w:rsidR="00000000" w:rsidRPr="00000000">
          <w:rPr>
            <w:rFonts w:ascii="Cambria" w:cs="Cambria" w:eastAsia="Cambria" w:hAnsi="Cambria"/>
            <w:b w:val="1"/>
            <w:bCs w:val="1"/>
            <w:sz w:val="30"/>
            <w:szCs w:val="30"/>
            <w:u w:val="single"/>
            <w:rtl w:val="0"/>
          </w:rPr>
          <w:delText xml:space="preserve">routes.py</w:delText>
        </w:r>
        <w:r w:rsidDel="00000000" w:rsidR="00000000" w:rsidRPr="00000000">
          <w:fldChar w:fldCharType="end"/>
        </w:r>
        <w:r w:rsidDel="00000000" w:rsidR="00000000" w:rsidRPr="00000000">
          <w:rPr>
            <w:rtl w:val="0"/>
          </w:rPr>
        </w:r>
      </w:del>
    </w:ins>
  </w:p>
  <w:p w:rsidR="00000000" w:rsidDel="00000000" w:rsidP="00000000" w:rsidRDefault="00000000" w:rsidRPr="00000000" w14:paraId="000009B6">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B7">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Defining Core routes in routes.py: </w:delText>
        </w:r>
      </w:del>
    </w:ins>
  </w:p>
  <w:p w:rsidR="00000000" w:rsidDel="00000000" w:rsidP="00000000" w:rsidRDefault="00000000" w:rsidRPr="00000000" w14:paraId="000009B8">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Separate routes were implemented to serve each of FitBuddy’s main functionalities:</w:delText>
        </w:r>
      </w:del>
    </w:ins>
  </w:p>
  <w:p w:rsidR="00000000" w:rsidDel="00000000" w:rsidP="00000000" w:rsidRDefault="00000000" w:rsidRPr="00000000" w14:paraId="000009B9">
    <w:pPr>
      <w:numPr>
        <w:ilvl w:val="0"/>
        <w:numId w:val="9"/>
      </w:numPr>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Displays the user form via index.html</w:delText>
        </w:r>
      </w:del>
    </w:ins>
  </w:p>
  <w:p w:rsidR="00000000" w:rsidDel="00000000" w:rsidP="00000000" w:rsidRDefault="00000000" w:rsidRPr="00000000" w14:paraId="000009BA">
    <w:pPr>
      <w:numPr>
        <w:ilvl w:val="0"/>
        <w:numId w:val="9"/>
      </w:numPr>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/generate-workout: Processes user input and generates a personalized workout plan</w:delText>
        </w:r>
      </w:del>
    </w:ins>
  </w:p>
  <w:p w:rsidR="00000000" w:rsidDel="00000000" w:rsidP="00000000" w:rsidRDefault="00000000" w:rsidRPr="00000000" w14:paraId="000009BB">
    <w:pPr>
      <w:numPr>
        <w:ilvl w:val="0"/>
        <w:numId w:val="9"/>
      </w:numPr>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/submit-feedback: Updates the workout plan based on user feedback</w:delText>
        </w:r>
      </w:del>
    </w:ins>
  </w:p>
  <w:p w:rsidR="00000000" w:rsidDel="00000000" w:rsidP="00000000" w:rsidRDefault="00000000" w:rsidRPr="00000000" w14:paraId="000009BC">
    <w:pPr>
      <w:numPr>
        <w:ilvl w:val="0"/>
        <w:numId w:val="9"/>
      </w:numPr>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/view-all-users: Displays an admin dashboard showing all users and their plans</w:delText>
        </w:r>
      </w:del>
    </w:ins>
  </w:p>
  <w:p w:rsidR="00000000" w:rsidDel="00000000" w:rsidP="00000000" w:rsidRDefault="00000000" w:rsidRPr="00000000" w14:paraId="000009BD">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BE">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Set up Route Handlers for Each Feature</w:delText>
        </w:r>
      </w:del>
    </w:ins>
  </w:p>
  <w:p w:rsidR="00000000" w:rsidDel="00000000" w:rsidP="00000000" w:rsidRDefault="00000000" w:rsidRPr="00000000" w14:paraId="000009BF">
    <w:pPr>
      <w:pStyle w:val="Heading4"/>
      <w:keepNext w:val="0"/>
      <w:keepLines w:val="0"/>
      <w:spacing w:after="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xqycga66b580" w:id="20"/>
        <w:bookmarkEnd w:id="20"/>
        <w:r w:rsidDel="00000000" w:rsidR="00000000" w:rsidRPr="00000000">
          <w:rPr>
            <w:rFonts w:ascii="Cambria" w:cs="Cambria" w:eastAsia="Cambria" w:hAnsi="Cambria"/>
            <w:color w:val="000000"/>
            <w:sz w:val="22"/>
            <w:szCs w:val="22"/>
            <w:u w:val="single"/>
            <w:rtl w:val="0"/>
            <w:rPrChange w:author="Prajan Prajan" w:id="154" w:date="2026-09-23T04:47:34Z">
              <w:rPr/>
            </w:rPrChange>
          </w:rPr>
          <w:delText xml:space="preserve"> </w:delText>
        </w:r>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 – Home Route</w:delText>
        </w:r>
      </w:del>
    </w:ins>
  </w:p>
  <w:p w:rsidR="00000000" w:rsidDel="00000000" w:rsidP="00000000" w:rsidRDefault="00000000" w:rsidRPr="00000000" w14:paraId="000009C0">
    <w:pPr>
      <w:numPr>
        <w:ilvl w:val="0"/>
        <w:numId w:val="17"/>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Returns the homepage (index.html)</w:delText>
        </w:r>
      </w:del>
    </w:ins>
  </w:p>
  <w:p w:rsidR="00000000" w:rsidDel="00000000" w:rsidP="00000000" w:rsidRDefault="00000000" w:rsidRPr="00000000" w14:paraId="000009C1">
    <w:pPr>
      <w:numPr>
        <w:ilvl w:val="0"/>
        <w:numId w:val="17"/>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No form processing logic</w:delText>
        </w:r>
      </w:del>
    </w:ins>
  </w:p>
  <w:p w:rsidR="00000000" w:rsidDel="00000000" w:rsidP="00000000" w:rsidRDefault="00000000" w:rsidRPr="00000000" w14:paraId="000009C2">
    <w:pPr>
      <w:pStyle w:val="Heading4"/>
      <w:keepNext w:val="0"/>
      <w:keepLines w:val="0"/>
      <w:spacing w:after="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agelcd4xre5k" w:id="21"/>
        <w:bookmarkEnd w:id="21"/>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/generate-workout – Plan Generator</w:delText>
        </w:r>
      </w:del>
    </w:ins>
  </w:p>
  <w:p w:rsidR="00000000" w:rsidDel="00000000" w:rsidP="00000000" w:rsidRDefault="00000000" w:rsidRPr="00000000" w14:paraId="000009C3">
    <w:pPr>
      <w:numPr>
        <w:ilvl w:val="0"/>
        <w:numId w:val="28"/>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Receives user input using FastAPI’s Form(...)</w:delText>
        </w:r>
      </w:del>
    </w:ins>
  </w:p>
  <w:p w:rsidR="00000000" w:rsidDel="00000000" w:rsidP="00000000" w:rsidRDefault="00000000" w:rsidRPr="00000000" w14:paraId="000009C4">
    <w:pPr>
      <w:numPr>
        <w:ilvl w:val="0"/>
        <w:numId w:val="28"/>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Constructs a UserInput Pydantic model</w:delText>
        </w:r>
      </w:del>
    </w:ins>
  </w:p>
  <w:p w:rsidR="00000000" w:rsidDel="00000000" w:rsidP="00000000" w:rsidRDefault="00000000" w:rsidRPr="00000000" w14:paraId="000009C5">
    <w:pPr>
      <w:numPr>
        <w:ilvl w:val="0"/>
        <w:numId w:val="28"/>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Calls:</w:delText>
        </w:r>
      </w:del>
    </w:ins>
  </w:p>
  <w:p w:rsidR="00000000" w:rsidDel="00000000" w:rsidP="00000000" w:rsidRDefault="00000000" w:rsidRPr="00000000" w14:paraId="000009C6">
    <w:pPr>
      <w:numPr>
        <w:ilvl w:val="1"/>
        <w:numId w:val="28"/>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generate_workout_gemini(...) → Generates workout plan via Gemini 1.5 Pro</w:delText>
        </w:r>
      </w:del>
    </w:ins>
  </w:p>
  <w:p w:rsidR="00000000" w:rsidDel="00000000" w:rsidP="00000000" w:rsidRDefault="00000000" w:rsidRPr="00000000" w14:paraId="000009C7">
    <w:pPr>
      <w:numPr>
        <w:ilvl w:val="1"/>
        <w:numId w:val="28"/>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C8">
    <w:pPr>
      <w:numPr>
        <w:ilvl w:val="1"/>
        <w:numId w:val="28"/>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color w:val="188038"/>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C9">
    <w:pPr>
      <w:numPr>
        <w:ilvl w:val="1"/>
        <w:numId w:val="28"/>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color w:val="188038"/>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CA">
    <w:pPr>
      <w:numPr>
        <w:ilvl w:val="1"/>
        <w:numId w:val="28"/>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color w:val="188038"/>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CB">
    <w:pPr>
      <w:numPr>
        <w:ilvl w:val="1"/>
        <w:numId w:val="28"/>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color w:val="188038"/>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CC">
    <w:pPr>
      <w:numPr>
        <w:ilvl w:val="1"/>
        <w:numId w:val="28"/>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color w:val="188038"/>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CD">
    <w:pPr>
      <w:numPr>
        <w:ilvl w:val="1"/>
        <w:numId w:val="28"/>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color w:val="188038"/>
      </w:rPr>
    </w:pPr>
    <w:ins w:author="Prajan Prajan" w:id="142" w:date="2026-09-23T04:47:34Z">
      <w:del w:author="PREMA" w:id="148" w:date="2026-09-24T01:15:25Z">
        <w:r w:rsidDel="00000000" w:rsidR="00000000" w:rsidRPr="00000000">
          <w:rPr>
            <w:rFonts w:ascii="Cambria" w:cs="Cambria" w:eastAsia="Cambria" w:hAnsi="Cambria"/>
            <w:b w:val="1"/>
            <w:bCs w:val="1"/>
            <w:color w:val="188038"/>
            <w:u w:val="single"/>
            <w:rtl w:val="0"/>
            <w:rPrChange w:author="Prajan Prajan" w:id="154" w:date="2026-09-23T04:47:34Z">
              <w:rPr/>
            </w:rPrChange>
          </w:rPr>
          <w:delText xml:space="preserve">generate_nutrition_tip_with_flash(...) → Gets nutrition tip via Gemini Flash</w:delText>
        </w:r>
      </w:del>
    </w:ins>
  </w:p>
  <w:p w:rsidR="00000000" w:rsidDel="00000000" w:rsidP="00000000" w:rsidRDefault="00000000" w:rsidRPr="00000000" w14:paraId="000009CE">
    <w:pPr>
      <w:numPr>
        <w:ilvl w:val="0"/>
        <w:numId w:val="28"/>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Stores:</w:delText>
        </w:r>
      </w:del>
    </w:ins>
  </w:p>
  <w:p w:rsidR="00000000" w:rsidDel="00000000" w:rsidP="00000000" w:rsidRDefault="00000000" w:rsidRPr="00000000" w14:paraId="000009CF">
    <w:pPr>
      <w:numPr>
        <w:ilvl w:val="1"/>
        <w:numId w:val="28"/>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 details with save_user(...)</w:delText>
        </w:r>
      </w:del>
    </w:ins>
  </w:p>
  <w:p w:rsidR="00000000" w:rsidDel="00000000" w:rsidP="00000000" w:rsidRDefault="00000000" w:rsidRPr="00000000" w14:paraId="000009D0">
    <w:pPr>
      <w:numPr>
        <w:ilvl w:val="1"/>
        <w:numId w:val="28"/>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Plan with save_plan(...)</w:delText>
        </w:r>
      </w:del>
    </w:ins>
  </w:p>
  <w:p w:rsidR="00000000" w:rsidDel="00000000" w:rsidP="00000000" w:rsidRDefault="00000000" w:rsidRPr="00000000" w14:paraId="000009D1">
    <w:pPr>
      <w:numPr>
        <w:ilvl w:val="0"/>
        <w:numId w:val="28"/>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Returns result.html with dynamic data</w:delText>
        </w:r>
      </w:del>
    </w:ins>
  </w:p>
  <w:p w:rsidR="00000000" w:rsidDel="00000000" w:rsidP="00000000" w:rsidRDefault="00000000" w:rsidRPr="00000000" w14:paraId="000009D2">
    <w:pPr>
      <w:pStyle w:val="Heading4"/>
      <w:keepNext w:val="0"/>
      <w:keepLines w:val="0"/>
      <w:spacing w:after="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5srsfmsngaz8" w:id="22"/>
        <w:bookmarkEnd w:id="22"/>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/submit-feedback – Update Plan with Feedback</w:delText>
        </w:r>
      </w:del>
    </w:ins>
  </w:p>
  <w:p w:rsidR="00000000" w:rsidDel="00000000" w:rsidP="00000000" w:rsidRDefault="00000000" w:rsidRPr="00000000" w14:paraId="000009D3">
    <w:pPr>
      <w:numPr>
        <w:ilvl w:val="0"/>
        <w:numId w:val="11"/>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Captures feedback and user_id</w:delText>
        </w:r>
      </w:del>
    </w:ins>
  </w:p>
  <w:p w:rsidR="00000000" w:rsidDel="00000000" w:rsidP="00000000" w:rsidRDefault="00000000" w:rsidRPr="00000000" w14:paraId="000009D4">
    <w:pPr>
      <w:numPr>
        <w:ilvl w:val="0"/>
        <w:numId w:val="11"/>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Retrieves original plan from DB</w:delText>
        </w:r>
      </w:del>
    </w:ins>
  </w:p>
  <w:p w:rsidR="00000000" w:rsidDel="00000000" w:rsidP="00000000" w:rsidRDefault="00000000" w:rsidRPr="00000000" w14:paraId="000009D5">
    <w:pPr>
      <w:numPr>
        <w:ilvl w:val="0"/>
        <w:numId w:val="11"/>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Uses update_workout_plan(...) to revise the plan via Gemini 1.5 Pro</w:delText>
        </w:r>
      </w:del>
    </w:ins>
  </w:p>
  <w:p w:rsidR="00000000" w:rsidDel="00000000" w:rsidP="00000000" w:rsidRDefault="00000000" w:rsidRPr="00000000" w14:paraId="000009D6">
    <w:pPr>
      <w:numPr>
        <w:ilvl w:val="0"/>
        <w:numId w:val="11"/>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Updates the revised plan in the DB using update_plan(...)</w:delText>
        </w:r>
      </w:del>
    </w:ins>
  </w:p>
  <w:p w:rsidR="00000000" w:rsidDel="00000000" w:rsidP="00000000" w:rsidRDefault="00000000" w:rsidRPr="00000000" w14:paraId="000009D7">
    <w:pPr>
      <w:numPr>
        <w:ilvl w:val="0"/>
        <w:numId w:val="11"/>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Renders updated result on result.html</w:delText>
        </w:r>
      </w:del>
    </w:ins>
  </w:p>
  <w:p w:rsidR="00000000" w:rsidDel="00000000" w:rsidP="00000000" w:rsidRDefault="00000000" w:rsidRPr="00000000" w14:paraId="000009D8">
    <w:pPr>
      <w:pStyle w:val="Heading4"/>
      <w:keepNext w:val="0"/>
      <w:keepLines w:val="0"/>
      <w:spacing w:after="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eva2j9hc1bjq" w:id="23"/>
        <w:bookmarkEnd w:id="23"/>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/view-all-users – Admin View</w:delText>
        </w:r>
      </w:del>
    </w:ins>
  </w:p>
  <w:p w:rsidR="00000000" w:rsidDel="00000000" w:rsidP="00000000" w:rsidRDefault="00000000" w:rsidRPr="00000000" w14:paraId="000009D9">
    <w:pPr>
      <w:numPr>
        <w:ilvl w:val="0"/>
        <w:numId w:val="27"/>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Calls get_all_users() and get_all_plans() to fetch DB records</w:delText>
        </w:r>
      </w:del>
    </w:ins>
  </w:p>
  <w:p w:rsidR="00000000" w:rsidDel="00000000" w:rsidP="00000000" w:rsidRDefault="00000000" w:rsidRPr="00000000" w14:paraId="000009DA">
    <w:pPr>
      <w:numPr>
        <w:ilvl w:val="0"/>
        <w:numId w:val="27"/>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Passes them to all_users.html</w:delText>
        </w:r>
      </w:del>
    </w:ins>
  </w:p>
  <w:p w:rsidR="00000000" w:rsidDel="00000000" w:rsidP="00000000" w:rsidRDefault="00000000" w:rsidRPr="00000000" w14:paraId="000009DB">
    <w:pPr>
      <w:numPr>
        <w:ilvl w:val="0"/>
        <w:numId w:val="27"/>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Admin can view:</w:delText>
        </w:r>
      </w:del>
    </w:ins>
  </w:p>
  <w:p w:rsidR="00000000" w:rsidDel="00000000" w:rsidP="00000000" w:rsidRDefault="00000000" w:rsidRPr="00000000" w14:paraId="000009DC">
    <w:pPr>
      <w:numPr>
        <w:ilvl w:val="1"/>
        <w:numId w:val="27"/>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Username, Age, Weight, Goal, Intensity</w:delText>
        </w:r>
      </w:del>
    </w:ins>
  </w:p>
  <w:p w:rsidR="00000000" w:rsidDel="00000000" w:rsidP="00000000" w:rsidRDefault="00000000" w:rsidRPr="00000000" w14:paraId="000009DD">
    <w:pPr>
      <w:numPr>
        <w:ilvl w:val="1"/>
        <w:numId w:val="27"/>
      </w:numPr>
      <w:spacing w:after="240" w:before="0" w:beforeAutospacing="0" w:lineRule="auto"/>
      <w:ind w:left="144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Original and updated workout plans</w:delText>
        </w:r>
      </w:del>
    </w:ins>
  </w:p>
  <w:p w:rsidR="00000000" w:rsidDel="00000000" w:rsidP="00000000" w:rsidRDefault="00000000" w:rsidRPr="00000000" w14:paraId="000009DE">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Integrate Gemini AI Responses in Each Function</w:delText>
        </w:r>
      </w:del>
    </w:ins>
  </w:p>
  <w:p w:rsidR="00000000" w:rsidDel="00000000" w:rsidP="00000000" w:rsidRDefault="00000000" w:rsidRPr="00000000" w14:paraId="000009DF">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Each AI-related route calls Google’s Gemini models with specific prompts:</w:delText>
        </w:r>
      </w:del>
    </w:ins>
  </w:p>
  <w:p w:rsidR="00000000" w:rsidDel="00000000" w:rsidP="00000000" w:rsidRDefault="00000000" w:rsidRPr="00000000" w14:paraId="000009E0">
    <w:pPr>
      <w:numPr>
        <w:ilvl w:val="0"/>
        <w:numId w:val="26"/>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Plan Generation:</w:delText>
          <w:br w:type="textWrapping"/>
          <w:delText xml:space="preserve"> generate_workout_gemini() sends fitness goal and intensity to Gemini Pro to return a structured 7-day workout plan.</w:delText>
        </w:r>
      </w:del>
    </w:ins>
  </w:p>
  <w:p w:rsidR="00000000" w:rsidDel="00000000" w:rsidP="00000000" w:rsidRDefault="00000000" w:rsidRPr="00000000" w14:paraId="000009E1">
    <w:pPr>
      <w:numPr>
        <w:ilvl w:val="0"/>
        <w:numId w:val="26"/>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Nutrition Tip Generation:</w:delText>
          <w:br w:type="textWrapping"/>
          <w:delText xml:space="preserve"> generate_nutrition_tip_with_flash() uses Gemini Flash to generate a practical tip related to the user’s fitness goal.</w:delText>
        </w:r>
      </w:del>
    </w:ins>
  </w:p>
  <w:p w:rsidR="00000000" w:rsidDel="00000000" w:rsidP="00000000" w:rsidRDefault="00000000" w:rsidRPr="00000000" w14:paraId="000009E2">
    <w:pPr>
      <w:numPr>
        <w:ilvl w:val="0"/>
        <w:numId w:val="26"/>
      </w:numPr>
      <w:spacing w:after="240" w:before="0" w:beforeAutospacing="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Plan Update via Feedback:</w:delText>
          <w:br w:type="textWrapping"/>
          <w:delText xml:space="preserve"> update_workout_plan() passes original plan + user feedback to Gemini Pro and returns a revised plan.</w:delText>
        </w:r>
      </w:del>
    </w:ins>
  </w:p>
  <w:p w:rsidR="00000000" w:rsidDel="00000000" w:rsidP="00000000" w:rsidRDefault="00000000" w:rsidRPr="00000000" w14:paraId="000009E3">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 responses are returned to the user through result.html, maintaining clarity using &lt;pre&gt; blocks for formatting.</w:delText>
        </w:r>
      </w:del>
    </w:ins>
  </w:p>
  <w:p w:rsidR="00000000" w:rsidDel="00000000" w:rsidP="00000000" w:rsidRDefault="00000000" w:rsidRPr="00000000" w14:paraId="000009E4">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Workout generation route Nutrition/Recovery tip generation route</w:delText>
        </w:r>
      </w:del>
    </w:ins>
  </w:p>
  <w:p w:rsidR="00000000" w:rsidDel="00000000" w:rsidP="00000000" w:rsidRDefault="00000000" w:rsidRPr="00000000" w14:paraId="000009E5">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E6">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3940703" cy="1856062"/>
              <wp:effectExtent b="0" l="0" r="0" t="0"/>
              <wp:docPr id="55"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3940703" cy="1856062"/>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E7">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E8">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E9">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EA">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EB">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EC">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ED">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Nutrition/Recovery tip generation route</w:delText>
        </w:r>
      </w:del>
    </w:ins>
  </w:p>
  <w:p w:rsidR="00000000" w:rsidDel="00000000" w:rsidP="00000000" w:rsidRDefault="00000000" w:rsidRPr="00000000" w14:paraId="000009EE">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3509963" cy="1221649"/>
              <wp:effectExtent b="0" l="0" r="0" t="0"/>
              <wp:docPr id="9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509963" cy="1221649"/>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EF">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Saving user info and plan generation route</w:delText>
        </w:r>
      </w:del>
    </w:ins>
  </w:p>
  <w:p w:rsidR="00000000" w:rsidDel="00000000" w:rsidP="00000000" w:rsidRDefault="00000000" w:rsidRPr="00000000" w14:paraId="000009F0">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3644900"/>
              <wp:effectExtent b="0" l="0" r="0" t="0"/>
              <wp:docPr id="8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305350" cy="36449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F1">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Submit Feedback and update plan route</w:delText>
        </w:r>
      </w:del>
    </w:ins>
  </w:p>
  <w:p w:rsidR="00000000" w:rsidDel="00000000" w:rsidP="00000000" w:rsidRDefault="00000000" w:rsidRPr="00000000" w14:paraId="000009F2">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3862388" cy="1448395"/>
              <wp:effectExtent b="0" l="0" r="0" t="0"/>
              <wp:docPr id="48"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3862388" cy="1448395"/>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9F3">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F4">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F5">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4. Frontend Development </w:delText>
        </w:r>
      </w:del>
    </w:ins>
  </w:p>
  <w:p w:rsidR="00000000" w:rsidDel="00000000" w:rsidP="00000000" w:rsidRDefault="00000000" w:rsidRPr="00000000" w14:paraId="000009F6">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delText>
        </w:r>
      </w:del>
    </w:ins>
  </w:p>
  <w:p w:rsidR="00000000" w:rsidDel="00000000" w:rsidP="00000000" w:rsidRDefault="00000000" w:rsidRPr="00000000" w14:paraId="000009F7">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F8">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F9">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4.1 Designing and Developing the User Interface</w:delText>
        </w:r>
      </w:del>
    </w:ins>
  </w:p>
  <w:p w:rsidR="00000000" w:rsidDel="00000000" w:rsidP="00000000" w:rsidRDefault="00000000" w:rsidRPr="00000000" w14:paraId="000009FA">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9FB">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Set Up the Base HTML Structure</w:delText>
        </w:r>
      </w:del>
    </w:ins>
  </w:p>
  <w:p w:rsidR="00000000" w:rsidDel="00000000" w:rsidP="00000000" w:rsidRDefault="00000000" w:rsidRPr="00000000" w14:paraId="000009FC">
    <w:pPr>
      <w:numPr>
        <w:ilvl w:val="0"/>
        <w:numId w:val="23"/>
      </w:numPr>
      <w:spacing w:after="0" w:afterAutospacing="0" w:before="240" w:lineRule="auto"/>
      <w:ind w:left="72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Developed index.html as the main entry point for user input.</w:delText>
        </w:r>
      </w:del>
    </w:ins>
  </w:p>
  <w:p w:rsidR="00000000" w:rsidDel="00000000" w:rsidP="00000000" w:rsidRDefault="00000000" w:rsidRPr="00000000" w14:paraId="000009FD">
    <w:pPr>
      <w:numPr>
        <w:ilvl w:val="0"/>
        <w:numId w:val="23"/>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Structured the form to capture:</w:delText>
        </w:r>
      </w:del>
    </w:ins>
  </w:p>
  <w:p w:rsidR="00000000" w:rsidDel="00000000" w:rsidP="00000000" w:rsidRDefault="00000000" w:rsidRPr="00000000" w14:paraId="000009FE">
    <w:pPr>
      <w:numPr>
        <w:ilvl w:val="1"/>
        <w:numId w:val="23"/>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b w:val="1"/>
        <w:bCs w:val="1"/>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username, user_id, age, weight, goal, and intensity.</w:delText>
        </w:r>
      </w:del>
    </w:ins>
  </w:p>
  <w:p w:rsidR="00000000" w:rsidDel="00000000" w:rsidP="00000000" w:rsidRDefault="00000000" w:rsidRPr="00000000" w14:paraId="000009FF">
    <w:pPr>
      <w:numPr>
        <w:ilvl w:val="0"/>
        <w:numId w:val="23"/>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Each field is properly labeled and grouped using semantic HTML.</w:delText>
        </w:r>
      </w:del>
    </w:ins>
  </w:p>
  <w:p w:rsidR="00000000" w:rsidDel="00000000" w:rsidP="00000000" w:rsidRDefault="00000000" w:rsidRPr="00000000" w14:paraId="00000A00">
    <w:pPr>
      <w:numPr>
        <w:ilvl w:val="0"/>
        <w:numId w:val="23"/>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design uses a gym-themed background image, Google Fonts (Roboto), and bold typography to create a clean, fitness-oriented interface.</w:delText>
        </w:r>
      </w:del>
    </w:ins>
  </w:p>
  <w:p w:rsidR="00000000" w:rsidDel="00000000" w:rsidP="00000000" w:rsidRDefault="00000000" w:rsidRPr="00000000" w14:paraId="00000A01">
    <w:pPr>
      <w:numPr>
        <w:ilvl w:val="0"/>
        <w:numId w:val="23"/>
      </w:numPr>
      <w:spacing w:after="24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Navigation is kept minimal for focus, and user flow directs clearly from input to output.</w:delText>
        </w:r>
      </w:del>
    </w:ins>
  </w:p>
  <w:p w:rsidR="00000000" w:rsidDel="00000000" w:rsidP="00000000" w:rsidRDefault="00000000" w:rsidRPr="00000000" w14:paraId="00000A02">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ila0fvn499df" w:id="24"/>
        <w:bookmarkEnd w:id="24"/>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Design a Responsive Layout Using CSS</w:delText>
        </w:r>
      </w:del>
    </w:ins>
  </w:p>
  <w:p w:rsidR="00000000" w:rsidDel="00000000" w:rsidP="00000000" w:rsidRDefault="00000000" w:rsidRPr="00000000" w14:paraId="00000A03">
    <w:pPr>
      <w:numPr>
        <w:ilvl w:val="0"/>
        <w:numId w:val="33"/>
      </w:numPr>
      <w:spacing w:after="0" w:afterAutospacing="0" w:before="24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Embedded CSS styles were applied directly in each HTML file.</w:delText>
        </w:r>
      </w:del>
    </w:ins>
  </w:p>
  <w:p w:rsidR="00000000" w:rsidDel="00000000" w:rsidP="00000000" w:rsidRDefault="00000000" w:rsidRPr="00000000" w14:paraId="00000A04">
    <w:pPr>
      <w:numPr>
        <w:ilvl w:val="0"/>
        <w:numId w:val="33"/>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Layouts use Flexbox to center content both vertically and horizontally.</w:delText>
        </w:r>
      </w:del>
    </w:ins>
  </w:p>
  <w:p w:rsidR="00000000" w:rsidDel="00000000" w:rsidP="00000000" w:rsidRDefault="00000000" w:rsidRPr="00000000" w14:paraId="00000A05">
    <w:pPr>
      <w:numPr>
        <w:ilvl w:val="0"/>
        <w:numId w:val="33"/>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Media queries ensure mobile responsiveness.</w:delText>
        </w:r>
      </w:del>
    </w:ins>
  </w:p>
  <w:p w:rsidR="00000000" w:rsidDel="00000000" w:rsidP="00000000" w:rsidRDefault="00000000" w:rsidRPr="00000000" w14:paraId="00000A06">
    <w:pPr>
      <w:numPr>
        <w:ilvl w:val="0"/>
        <w:numId w:val="33"/>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Buttons have consistent styling with hover effects.</w:delText>
        </w:r>
      </w:del>
    </w:ins>
  </w:p>
  <w:p w:rsidR="00000000" w:rsidDel="00000000" w:rsidP="00000000" w:rsidRDefault="00000000" w:rsidRPr="00000000" w14:paraId="00000A07">
    <w:pPr>
      <w:numPr>
        <w:ilvl w:val="0"/>
        <w:numId w:val="33"/>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Input fields and result blocks have adequate padding, shadows, and rounded corners for modern aesthetics.</w:delText>
        </w:r>
      </w:del>
    </w:ins>
  </w:p>
  <w:p w:rsidR="00000000" w:rsidDel="00000000" w:rsidP="00000000" w:rsidRDefault="00000000" w:rsidRPr="00000000" w14:paraId="00000A08">
    <w:pPr>
      <w:numPr>
        <w:ilvl w:val="0"/>
        <w:numId w:val="33"/>
      </w:numPr>
      <w:spacing w:after="24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Overall color scheme supports readability on a dark background.</w:delText>
        </w:r>
      </w:del>
    </w:ins>
  </w:p>
  <w:p w:rsidR="00000000" w:rsidDel="00000000" w:rsidP="00000000" w:rsidRDefault="00000000" w:rsidRPr="00000000" w14:paraId="00000A09">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1sopjzy4ldco" w:id="25"/>
        <w:bookmarkEnd w:id="25"/>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Create Separate Pages for Each Core Functionality</w:delText>
        </w:r>
      </w:del>
    </w:ins>
  </w:p>
  <w:p w:rsidR="00000000" w:rsidDel="00000000" w:rsidP="00000000" w:rsidRDefault="00000000" w:rsidRPr="00000000" w14:paraId="00000A0A">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Three Jinja2-powered HTML templates were created under /templates:</w:delText>
        </w:r>
      </w:del>
    </w:ins>
  </w:p>
  <w:p w:rsidR="00000000" w:rsidDel="00000000" w:rsidP="00000000" w:rsidRDefault="00000000" w:rsidRPr="00000000" w14:paraId="00000A0B">
    <w:pPr>
      <w:numPr>
        <w:ilvl w:val="0"/>
        <w:numId w:val="20"/>
      </w:numPr>
      <w:spacing w:after="0" w:afterAutospacing="0" w:before="24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index.html: A user input form with fields for fitness goal, intensity, and basic personal information.</w:delText>
        </w:r>
      </w:del>
    </w:ins>
  </w:p>
  <w:p w:rsidR="00000000" w:rsidDel="00000000" w:rsidP="00000000" w:rsidRDefault="00000000" w:rsidRPr="00000000" w14:paraId="00000A0C">
    <w:pPr>
      <w:numPr>
        <w:ilvl w:val="0"/>
        <w:numId w:val="20"/>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result.html: Displays the 7-day AI generated workout plan, a nutrition tip, and accepts user feedback.</w:delText>
        </w:r>
      </w:del>
    </w:ins>
  </w:p>
  <w:p w:rsidR="00000000" w:rsidDel="00000000" w:rsidP="00000000" w:rsidRDefault="00000000" w:rsidRPr="00000000" w14:paraId="00000A0D">
    <w:pPr>
      <w:numPr>
        <w:ilvl w:val="0"/>
        <w:numId w:val="20"/>
      </w:numPr>
      <w:spacing w:after="24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all_users.html: Admin panel to view and delete users and review both original and updated plans.</w:delText>
        </w:r>
      </w:del>
    </w:ins>
  </w:p>
  <w:p w:rsidR="00000000" w:rsidDel="00000000" w:rsidP="00000000" w:rsidRDefault="00000000" w:rsidRPr="00000000" w14:paraId="00000A0E">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Templates are modular, and UI transitions smoothly between steps.</w:delText>
        </w:r>
      </w:del>
    </w:ins>
  </w:p>
  <w:p w:rsidR="00000000" w:rsidDel="00000000" w:rsidP="00000000" w:rsidRDefault="00000000" w:rsidRPr="00000000" w14:paraId="00000A0F">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Forms are submitted to specific FastAPI endpoints via POST methods</w:delText>
        </w:r>
      </w:del>
    </w:ins>
  </w:p>
  <w:p w:rsidR="00000000" w:rsidDel="00000000" w:rsidP="00000000" w:rsidRDefault="00000000" w:rsidRPr="00000000" w14:paraId="00000A10">
    <w:pPr>
      <w:pStyle w:val="Heading2"/>
      <w:keepNext w:val="0"/>
      <w:keepLines w:val="0"/>
      <w:spacing w:after="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5hvkd9trf073" w:id="26"/>
        <w:bookmarkEnd w:id="26"/>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4.2 Creating Dynamic Templates with FastAPI’s Jinja2</w:delText>
        </w:r>
      </w:del>
    </w:ins>
  </w:p>
  <w:p w:rsidR="00000000" w:rsidDel="00000000" w:rsidP="00000000" w:rsidRDefault="00000000" w:rsidRPr="00000000" w14:paraId="00000A11">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Integrate Jinja2 Templating for Dynamic Content Rendering</w:delText>
        </w:r>
      </w:del>
    </w:ins>
  </w:p>
  <w:p w:rsidR="00000000" w:rsidDel="00000000" w:rsidP="00000000" w:rsidRDefault="00000000" w:rsidRPr="00000000" w14:paraId="00000A12">
    <w:pPr>
      <w:numPr>
        <w:ilvl w:val="0"/>
        <w:numId w:val="18"/>
      </w:numPr>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Used FastAPI’s Jinja2Templates for template rendering:</w:delText>
        </w:r>
      </w:del>
    </w:ins>
  </w:p>
  <w:p w:rsidR="00000000" w:rsidDel="00000000" w:rsidP="00000000" w:rsidRDefault="00000000" w:rsidRPr="00000000" w14:paraId="00000A13">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14">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15">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from fastapi.templating import Jinja2Templates</w:delText>
        </w:r>
      </w:del>
    </w:ins>
  </w:p>
  <w:p w:rsidR="00000000" w:rsidDel="00000000" w:rsidP="00000000" w:rsidRDefault="00000000" w:rsidRPr="00000000" w14:paraId="00000A16">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BASE_DIR = os.path.dirname(os.path.abspath(__file__))</w:delText>
        </w:r>
      </w:del>
    </w:ins>
  </w:p>
  <w:p w:rsidR="00000000" w:rsidDel="00000000" w:rsidP="00000000" w:rsidRDefault="00000000" w:rsidRPr="00000000" w14:paraId="00000A17">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TEMPLATE_DIR = os.path.join(BASE_DIR, "templates")</w:delText>
        </w:r>
      </w:del>
    </w:ins>
  </w:p>
  <w:p w:rsidR="00000000" w:rsidDel="00000000" w:rsidP="00000000" w:rsidRDefault="00000000" w:rsidRPr="00000000" w14:paraId="00000A18">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templates = Jinja2Templates(directory=TEMPLATE_DIR)</w:delText>
        </w:r>
      </w:del>
    </w:ins>
  </w:p>
  <w:p w:rsidR="00000000" w:rsidDel="00000000" w:rsidP="00000000" w:rsidRDefault="00000000" w:rsidRPr="00000000" w14:paraId="00000A19">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1A">
    <w:pPr>
      <w:numPr>
        <w:ilvl w:val="0"/>
        <w:numId w:val="2"/>
      </w:numPr>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Each route uses TemplateResponse to render the proper HTML with passed context:</w:delText>
        </w:r>
      </w:del>
    </w:ins>
  </w:p>
  <w:p w:rsidR="00000000" w:rsidDel="00000000" w:rsidP="00000000" w:rsidRDefault="00000000" w:rsidRPr="00000000" w14:paraId="00000A1B">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3024188" cy="1627914"/>
              <wp:effectExtent b="0" l="0" r="0" t="0"/>
              <wp:docPr id="84"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3024188" cy="1627914"/>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1C">
    <w:pPr>
      <w:numPr>
        <w:ilvl w:val="0"/>
        <w:numId w:val="13"/>
      </w:numPr>
      <w:ind w:left="144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This allows dynamic plan and nutrition tip display after form submission.</w:delText>
        </w:r>
      </w:del>
    </w:ins>
  </w:p>
  <w:p w:rsidR="00000000" w:rsidDel="00000000" w:rsidP="00000000" w:rsidRDefault="00000000" w:rsidRPr="00000000" w14:paraId="00000A1D">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lerxnj1mc1wp" w:id="28"/>
        <w:bookmarkEnd w:id="28"/>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Bind Backend Data to HTML Templates</w:delText>
        </w:r>
      </w:del>
    </w:ins>
  </w:p>
  <w:p w:rsidR="00000000" w:rsidDel="00000000" w:rsidP="00000000" w:rsidRDefault="00000000" w:rsidRPr="00000000" w14:paraId="00000A1E">
    <w:pPr>
      <w:pStyle w:val="Heading4"/>
      <w:keepNext w:val="0"/>
      <w:keepLines w:val="0"/>
      <w:spacing w:after="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ldqjbc144pgq" w:id="29"/>
        <w:bookmarkEnd w:id="29"/>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index.html</w:delText>
        </w:r>
      </w:del>
    </w:ins>
  </w:p>
  <w:p w:rsidR="00000000" w:rsidDel="00000000" w:rsidP="00000000" w:rsidRDefault="00000000" w:rsidRPr="00000000" w14:paraId="00000A1F">
    <w:pPr>
      <w:numPr>
        <w:ilvl w:val="0"/>
        <w:numId w:val="34"/>
      </w:numPr>
      <w:spacing w:after="0" w:afterAutospacing="0" w:before="24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Form elements use name="..." to bind to backend Form(...) parameters.</w:delText>
        </w:r>
      </w:del>
    </w:ins>
  </w:p>
  <w:p w:rsidR="00000000" w:rsidDel="00000000" w:rsidP="00000000" w:rsidRDefault="00000000" w:rsidRPr="00000000" w14:paraId="00000A20">
    <w:pPr>
      <w:numPr>
        <w:ilvl w:val="0"/>
        <w:numId w:val="34"/>
      </w:numPr>
      <w:spacing w:after="24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Submits data to /generate-workout.</w:delText>
        </w:r>
      </w:del>
    </w:ins>
  </w:p>
  <w:p w:rsidR="00000000" w:rsidDel="00000000" w:rsidP="00000000" w:rsidRDefault="00000000" w:rsidRPr="00000000" w14:paraId="00000A21">
    <w:pPr>
      <w:pStyle w:val="Heading4"/>
      <w:keepNext w:val="0"/>
      <w:keepLines w:val="0"/>
      <w:spacing w:after="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6kq8sq8xqtf0" w:id="30"/>
        <w:bookmarkEnd w:id="30"/>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result.html</w:delText>
        </w:r>
      </w:del>
    </w:ins>
  </w:p>
  <w:p w:rsidR="00000000" w:rsidDel="00000000" w:rsidP="00000000" w:rsidRDefault="00000000" w:rsidRPr="00000000" w14:paraId="00000A22">
    <w:pPr>
      <w:numPr>
        <w:ilvl w:val="0"/>
        <w:numId w:val="31"/>
      </w:numPr>
      <w:spacing w:after="0" w:afterAutospacing="0" w:before="24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Uses:</w:delText>
        </w:r>
      </w:del>
    </w:ins>
  </w:p>
  <w:p w:rsidR="00000000" w:rsidDel="00000000" w:rsidP="00000000" w:rsidRDefault="00000000" w:rsidRPr="00000000" w14:paraId="00000A23">
    <w:pPr>
      <w:numPr>
        <w:ilvl w:val="1"/>
        <w:numId w:val="31"/>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username }}, {{ goal }}, {{ intensity }}, etc. to show user data.</w:delText>
        </w:r>
      </w:del>
    </w:ins>
  </w:p>
  <w:p w:rsidR="00000000" w:rsidDel="00000000" w:rsidP="00000000" w:rsidRDefault="00000000" w:rsidRPr="00000000" w14:paraId="00000A24">
    <w:pPr>
      <w:numPr>
        <w:ilvl w:val="1"/>
        <w:numId w:val="31"/>
      </w:numPr>
      <w:spacing w:after="0" w:afterAutospacing="0" w:before="0" w:beforeAutospacing="0" w:lineRule="auto"/>
      <w:ind w:left="144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workout_plan }} and {{ nutrition_tip }} to show AI-generated results.</w:delText>
        </w:r>
      </w:del>
    </w:ins>
  </w:p>
  <w:p w:rsidR="00000000" w:rsidDel="00000000" w:rsidP="00000000" w:rsidRDefault="00000000" w:rsidRPr="00000000" w14:paraId="00000A25">
    <w:pPr>
      <w:numPr>
        <w:ilvl w:val="0"/>
        <w:numId w:val="31"/>
      </w:numPr>
      <w:spacing w:after="24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Includes a feedback form submitted via POST to /submit-feedback.</w:delText>
        </w:r>
      </w:del>
    </w:ins>
  </w:p>
  <w:p w:rsidR="00000000" w:rsidDel="00000000" w:rsidP="00000000" w:rsidRDefault="00000000" w:rsidRPr="00000000" w14:paraId="00000A26">
    <w:pPr>
      <w:pStyle w:val="Heading4"/>
      <w:keepNext w:val="0"/>
      <w:keepLines w:val="0"/>
      <w:spacing w:after="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c3353cuf433r" w:id="31"/>
        <w:bookmarkEnd w:id="31"/>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all_users.html</w:delText>
        </w:r>
      </w:del>
    </w:ins>
  </w:p>
  <w:p w:rsidR="00000000" w:rsidDel="00000000" w:rsidP="00000000" w:rsidRDefault="00000000" w:rsidRPr="00000000" w14:paraId="00000A27">
    <w:pPr>
      <w:numPr>
        <w:ilvl w:val="0"/>
        <w:numId w:val="6"/>
      </w:numPr>
      <w:spacing w:after="240" w:before="24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Loops over all user records using:</w:delTex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8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503279" cy="1660322"/>
                      </a:xfrm>
                      <a:prstGeom prst="rect"/>
                      <a:ln/>
                    </pic:spPr>
                  </pic:pic>
                </a:graphicData>
              </a:graphic>
            </wp:anchor>
          </w:drawing>
        </w:r>
      </w:del>
    </w:ins>
  </w:p>
  <w:p w:rsidR="00000000" w:rsidDel="00000000" w:rsidP="00000000" w:rsidRDefault="00000000" w:rsidRPr="00000000" w14:paraId="00000A28">
    <w:pPr>
      <w:spacing w:after="240" w:before="240" w:lineRule="auto"/>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29">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2A">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2B">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2C">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2D">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2E">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2F">
    <w:pPr>
      <w:pStyle w:val="Heading3"/>
      <w:keepNext w:val="0"/>
      <w:keepLines w:val="0"/>
      <w:spacing w:before="280" w:lin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mjvixaa2y48k" w:id="32"/>
        <w:bookmarkEnd w:id="32"/>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Milestone 5. Deployment</w:delText>
        </w:r>
      </w:del>
    </w:ins>
  </w:p>
  <w:p w:rsidR="00000000" w:rsidDel="00000000" w:rsidP="00000000" w:rsidRDefault="00000000" w:rsidRPr="00000000" w14:paraId="00000A30">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Now, the focus is on deploying the FitBuddy application on a local system using FastAPI and Uvicorn. The app uses HTML templates rendered with Jinja2, alongside AI services powered by Gemini. This milestone ensures all environment dependencies are correctly installed, and the app runs smoothly on a local server, preparing it for future deployment on cloud platforms.</w:delText>
        </w:r>
      </w:del>
    </w:ins>
  </w:p>
  <w:p w:rsidR="00000000" w:rsidDel="00000000" w:rsidP="00000000" w:rsidRDefault="00000000" w:rsidRPr="00000000" w14:paraId="00000A31">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32">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5.1: Preparing the Application for Local Deployment</w:delText>
        </w:r>
      </w:del>
    </w:ins>
  </w:p>
  <w:p w:rsidR="00000000" w:rsidDel="00000000" w:rsidP="00000000" w:rsidRDefault="00000000" w:rsidRPr="00000000" w14:paraId="00000A33">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34">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Set up a virtual environment </w:delText>
        </w:r>
      </w:del>
    </w:ins>
  </w:p>
  <w:p w:rsidR="00000000" w:rsidDel="00000000" w:rsidP="00000000" w:rsidRDefault="00000000" w:rsidRPr="00000000" w14:paraId="00000A35">
    <w:pPr>
      <w:numPr>
        <w:ilvl w:val="0"/>
        <w:numId w:val="4"/>
      </w:numPr>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Create a virtual environment to manage dependencies and isolate the FitBuddy project from other environments.</w:delText>
        </w:r>
      </w:del>
    </w:ins>
  </w:p>
  <w:p w:rsidR="00000000" w:rsidDel="00000000" w:rsidP="00000000" w:rsidRDefault="00000000" w:rsidRPr="00000000" w14:paraId="00000A36">
    <w:pPr>
      <w:numPr>
        <w:ilvl w:val="0"/>
        <w:numId w:val="4"/>
      </w:numPr>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Activate the environment and install all necessary dependencies listed in the requirements.txt file, including FastAPI, Uvicorn, SQLAlchemy, and Google Generative AI SDK.</w:delText>
        </w:r>
      </w:del>
    </w:ins>
  </w:p>
  <w:p w:rsidR="00000000" w:rsidDel="00000000" w:rsidP="00000000" w:rsidRDefault="00000000" w:rsidRPr="00000000" w14:paraId="00000A37">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python -m venv venv</w:delText>
        </w:r>
      </w:del>
    </w:ins>
  </w:p>
  <w:p w:rsidR="00000000" w:rsidDel="00000000" w:rsidP="00000000" w:rsidRDefault="00000000" w:rsidRPr="00000000" w14:paraId="00000A38">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source venv/bin/activate  # On Windows: venv\Scripts\activate</w:delText>
        </w:r>
      </w:del>
    </w:ins>
  </w:p>
  <w:p w:rsidR="00000000" w:rsidDel="00000000" w:rsidP="00000000" w:rsidRDefault="00000000" w:rsidRPr="00000000" w14:paraId="00000A39">
    <w:pPr>
      <w:ind w:left="720" w:firstLine="0"/>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pip install -r requirements.txt</w:delText>
        </w:r>
      </w:del>
    </w:ins>
  </w:p>
  <w:p w:rsidR="00000000" w:rsidDel="00000000" w:rsidP="00000000" w:rsidRDefault="00000000" w:rsidRPr="00000000" w14:paraId="00000A3A">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3B">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Configure environment variables</w:delText>
        </w:r>
      </w:del>
    </w:ins>
  </w:p>
  <w:p w:rsidR="00000000" w:rsidDel="00000000" w:rsidP="00000000" w:rsidRDefault="00000000" w:rsidRPr="00000000" w14:paraId="00000A3C">
    <w:pPr>
      <w:numPr>
        <w:ilvl w:val="0"/>
        <w:numId w:val="3"/>
      </w:numPr>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 environment variables to store sensitive data such as the Gemini API Key.</w:delText>
        </w:r>
      </w:del>
    </w:ins>
  </w:p>
  <w:p w:rsidR="00000000" w:rsidDel="00000000" w:rsidP="00000000" w:rsidRDefault="00000000" w:rsidRPr="00000000" w14:paraId="00000A3D">
    <w:pPr>
      <w:numPr>
        <w:ilvl w:val="0"/>
        <w:numId w:val="3"/>
      </w:numPr>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These variables can be set directly in the terminal or added to a .env file which is loaded into the application using python-dotenv.</w:delText>
        </w:r>
      </w:del>
    </w:ins>
  </w:p>
  <w:p w:rsidR="00000000" w:rsidDel="00000000" w:rsidP="00000000" w:rsidRDefault="00000000" w:rsidRPr="00000000" w14:paraId="00000A3E">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                GOOGLE_API_KEY=your_gemini_api_key_here</w:delText>
        </w:r>
      </w:del>
    </w:ins>
  </w:p>
  <w:p w:rsidR="00000000" w:rsidDel="00000000" w:rsidP="00000000" w:rsidRDefault="00000000" w:rsidRPr="00000000" w14:paraId="00000A3F">
    <w:pPr>
      <w:pStyle w:val="Heading3"/>
      <w:keepNext w:val="0"/>
      <w:keepLines w:val="0"/>
      <w:spacing w:before="28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xdr2euyu3vlp" w:id="33"/>
        <w:bookmarkEnd w:id="33"/>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Frontend-Backend Rendering via Jinja2</w:delText>
        </w:r>
      </w:del>
    </w:ins>
  </w:p>
  <w:p w:rsidR="00000000" w:rsidDel="00000000" w:rsidP="00000000" w:rsidRDefault="00000000" w:rsidRPr="00000000" w14:paraId="00000A40">
    <w:pPr>
      <w:spacing w:after="240" w:befor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 user interactions are facilitated via Jinja2-rendered templates:</w:delText>
        </w:r>
      </w:del>
    </w:ins>
  </w:p>
  <w:p w:rsidR="00000000" w:rsidDel="00000000" w:rsidP="00000000" w:rsidRDefault="00000000" w:rsidRPr="00000000" w14:paraId="00000A41">
    <w:pPr>
      <w:numPr>
        <w:ilvl w:val="0"/>
        <w:numId w:val="21"/>
      </w:numPr>
      <w:spacing w:after="0" w:afterAutospacing="0" w:before="24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index.html: Collects user inputs</w:delText>
        </w:r>
      </w:del>
    </w:ins>
  </w:p>
  <w:p w:rsidR="00000000" w:rsidDel="00000000" w:rsidP="00000000" w:rsidRDefault="00000000" w:rsidRPr="00000000" w14:paraId="00000A42">
    <w:pPr>
      <w:numPr>
        <w:ilvl w:val="0"/>
        <w:numId w:val="21"/>
      </w:numPr>
      <w:spacing w:after="0" w:afterAutospacing="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result.html: Displays the generated AI plan</w:delText>
        </w:r>
      </w:del>
    </w:ins>
  </w:p>
  <w:p w:rsidR="00000000" w:rsidDel="00000000" w:rsidP="00000000" w:rsidRDefault="00000000" w:rsidRPr="00000000" w14:paraId="00000A43">
    <w:pPr>
      <w:numPr>
        <w:ilvl w:val="0"/>
        <w:numId w:val="21"/>
      </w:numPr>
      <w:spacing w:after="240" w:before="0" w:beforeAutospacing="0"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all_users.html: Lists all user records for admin view</w:delText>
        </w:r>
      </w:del>
    </w:ins>
  </w:p>
  <w:p w:rsidR="00000000" w:rsidDel="00000000" w:rsidP="00000000" w:rsidRDefault="00000000" w:rsidRPr="00000000" w14:paraId="00000A44">
    <w:pPr>
      <w:pStyle w:val="Heading4"/>
      <w:keepNext w:val="0"/>
      <w:keepLines w:val="0"/>
      <w:spacing w:after="40" w:before="240" w:lin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bookmarkStart w:colFirst="0" w:colLast="0" w:name="_n6u79px7ggr9" w:id="34"/>
        <w:bookmarkEnd w:id="34"/>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Activity 5.2: Testing and Verifying Local Deployment</w:delText>
        </w:r>
      </w:del>
    </w:ins>
  </w:p>
  <w:p w:rsidR="00000000" w:rsidDel="00000000" w:rsidP="00000000" w:rsidRDefault="00000000" w:rsidRPr="00000000" w14:paraId="00000A45">
    <w:pPr>
      <w:spacing w:after="240" w:before="240" w:line="240"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Access the Application Locally</w:delText>
        </w:r>
      </w:del>
    </w:ins>
  </w:p>
  <w:p w:rsidR="00000000" w:rsidDel="00000000" w:rsidP="00000000" w:rsidRDefault="00000000" w:rsidRPr="00000000" w14:paraId="00000A46">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FastAPI development server must be started using the command (uvicorn main:app —reload).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delText>
        </w:r>
      </w:del>
    </w:ins>
  </w:p>
  <w:p w:rsidR="00000000" w:rsidDel="00000000" w:rsidP="00000000" w:rsidRDefault="00000000" w:rsidRPr="00000000" w14:paraId="00000A47">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48">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Exploring Website’s web pages:</w:delText>
        </w:r>
      </w:del>
    </w:ins>
  </w:p>
  <w:p w:rsidR="00000000" w:rsidDel="00000000" w:rsidP="00000000" w:rsidRDefault="00000000" w:rsidRPr="00000000" w14:paraId="00000A49">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4A">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Home page:</w:delText>
        </w:r>
      </w:del>
    </w:ins>
  </w:p>
  <w:p w:rsidR="00000000" w:rsidDel="00000000" w:rsidP="00000000" w:rsidRDefault="00000000" w:rsidRPr="00000000" w14:paraId="00000A4B">
    <w:pPr>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400300"/>
              <wp:effectExtent b="0" l="0" r="0" t="0"/>
              <wp:docPr id="1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4C">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4D">
    <w:pPr>
      <w:spacing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The homepage of FitBuddy – AI Workout Generator features a clean and engaging user interface designed to provide a seamless experience for users seeking personalized fitness plans. The form prominently displayed in the center allows users to enter essential information including:</w:delText>
        </w:r>
      </w:del>
    </w:ins>
  </w:p>
  <w:p w:rsidR="00000000" w:rsidDel="00000000" w:rsidP="00000000" w:rsidRDefault="00000000" w:rsidRPr="00000000" w14:paraId="00000A4E">
    <w:pPr>
      <w:numPr>
        <w:ilvl w:val="0"/>
        <w:numId w:val="7"/>
      </w:numPr>
      <w:spacing w:after="0" w:afterAutospacing="0" w:before="240" w:line="276"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Name</w:delText>
        </w:r>
      </w:del>
    </w:ins>
  </w:p>
  <w:p w:rsidR="00000000" w:rsidDel="00000000" w:rsidP="00000000" w:rsidRDefault="00000000" w:rsidRPr="00000000" w14:paraId="00000A4F">
    <w:pPr>
      <w:numPr>
        <w:ilvl w:val="0"/>
        <w:numId w:val="7"/>
      </w:numPr>
      <w:spacing w:after="0" w:afterAutospacing="0" w:before="0" w:beforeAutospacing="0" w:line="276"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 ID</w:delText>
        </w:r>
      </w:del>
    </w:ins>
  </w:p>
  <w:p w:rsidR="00000000" w:rsidDel="00000000" w:rsidP="00000000" w:rsidRDefault="00000000" w:rsidRPr="00000000" w14:paraId="00000A50">
    <w:pPr>
      <w:numPr>
        <w:ilvl w:val="0"/>
        <w:numId w:val="7"/>
      </w:numPr>
      <w:spacing w:after="0" w:afterAutospacing="0" w:before="0" w:beforeAutospacing="0" w:line="276"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Age</w:delText>
        </w:r>
      </w:del>
    </w:ins>
  </w:p>
  <w:p w:rsidR="00000000" w:rsidDel="00000000" w:rsidP="00000000" w:rsidRDefault="00000000" w:rsidRPr="00000000" w14:paraId="00000A51">
    <w:pPr>
      <w:numPr>
        <w:ilvl w:val="0"/>
        <w:numId w:val="7"/>
      </w:numPr>
      <w:spacing w:after="0" w:afterAutospacing="0" w:before="0" w:beforeAutospacing="0" w:line="276"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Weight (kg)</w:delText>
        </w:r>
      </w:del>
    </w:ins>
  </w:p>
  <w:p w:rsidR="00000000" w:rsidDel="00000000" w:rsidP="00000000" w:rsidRDefault="00000000" w:rsidRPr="00000000" w14:paraId="00000A52">
    <w:pPr>
      <w:numPr>
        <w:ilvl w:val="0"/>
        <w:numId w:val="7"/>
      </w:numPr>
      <w:spacing w:after="0" w:afterAutospacing="0" w:before="0" w:beforeAutospacing="0" w:line="276"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Fitness Goal (e.g., weight loss, flexibility)</w:delText>
        </w:r>
      </w:del>
    </w:ins>
  </w:p>
  <w:p w:rsidR="00000000" w:rsidDel="00000000" w:rsidP="00000000" w:rsidRDefault="00000000" w:rsidRPr="00000000" w14:paraId="00000A53">
    <w:pPr>
      <w:numPr>
        <w:ilvl w:val="0"/>
        <w:numId w:val="7"/>
      </w:numPr>
      <w:spacing w:after="240" w:before="0" w:beforeAutospacing="0" w:line="276" w:lineRule="auto"/>
      <w:ind w:left="720" w:hanging="360"/>
      <w:rPr>
        <w:ins w:author="Prajan Prajan" w:id="142" w:date="2026-09-23T04:47:34Z"/>
        <w:del w:author="PREMA" w:id="148" w:date="2026-09-24T01:15:25Z"/>
        <w:rFonts w:ascii="Cambria" w:cs="Cambria" w:eastAsia="Cambria" w:hAnsi="Cambria"/>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Intensity (Low, Medium, High)</w:delText>
          <w:br w:type="textWrapping"/>
        </w:r>
      </w:del>
    </w:ins>
  </w:p>
  <w:p w:rsidR="00000000" w:rsidDel="00000000" w:rsidP="00000000" w:rsidRDefault="00000000" w:rsidRPr="00000000" w14:paraId="00000A54">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Once users submit this data, they can click the "Generate Plan"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delText>
        </w:r>
      </w:del>
    </w:ins>
  </w:p>
  <w:p w:rsidR="00000000" w:rsidDel="00000000" w:rsidP="00000000" w:rsidRDefault="00000000" w:rsidRPr="00000000" w14:paraId="00000A55">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This intuitive design ensures users of all experience levels can quickly get started with minimal effort.</w:delText>
        </w:r>
      </w:del>
    </w:ins>
  </w:p>
  <w:p w:rsidR="00000000" w:rsidDel="00000000" w:rsidP="00000000" w:rsidRDefault="00000000" w:rsidRPr="00000000" w14:paraId="00000A56">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Personalized workout generation page:</w:delText>
        </w:r>
      </w:del>
    </w:ins>
  </w:p>
  <w:p w:rsidR="00000000" w:rsidDel="00000000" w:rsidP="00000000" w:rsidRDefault="00000000" w:rsidRPr="00000000" w14:paraId="00000A57">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User Information:                                                                                                       </w:delText>
        </w:r>
      </w:del>
    </w:ins>
  </w:p>
  <w:p w:rsidR="00000000" w:rsidDel="00000000" w:rsidP="00000000" w:rsidRDefault="00000000" w:rsidRPr="00000000" w14:paraId="00000A58">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032000"/>
              <wp:effectExtent b="0" l="0" r="0" t="0"/>
              <wp:docPr id="42"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305350" cy="20320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59">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Once the user submits their details, the application navigates to a personalized workout plan page. This section displays a summary of the user’s input including their Name, User ID, Age, Weight, Fitness Goal, and Selected Intensity. This personalized display ensures users feel acknowledged and guides the AI engine to generate relevant workout recommendations tailored specifically to their fitness journey.</w:delText>
        </w:r>
      </w:del>
    </w:ins>
  </w:p>
  <w:p w:rsidR="00000000" w:rsidDel="00000000" w:rsidP="00000000" w:rsidRDefault="00000000" w:rsidRPr="00000000" w14:paraId="00000A5A">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5B">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5C">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5D">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5E">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Workout Plan:</w:delText>
        </w:r>
      </w:del>
    </w:ins>
  </w:p>
  <w:p w:rsidR="00000000" w:rsidDel="00000000" w:rsidP="00000000" w:rsidRDefault="00000000" w:rsidRPr="00000000" w14:paraId="00000A5F">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400300"/>
              <wp:effectExtent b="0" l="0" r="0" t="0"/>
              <wp:docPr id="61"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0">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400300"/>
              <wp:effectExtent b="0" l="0" r="0" t="0"/>
              <wp:docPr id="9"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1">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1676400"/>
              <wp:effectExtent b="0" l="0" r="0" t="0"/>
              <wp:docPr id="73"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305350" cy="1676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2">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delText>
        </w:r>
      </w:del>
    </w:ins>
  </w:p>
  <w:p w:rsidR="00000000" w:rsidDel="00000000" w:rsidP="00000000" w:rsidRDefault="00000000" w:rsidRPr="00000000" w14:paraId="00000A63">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64">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Nutrition Tip:</w:delText>
        </w:r>
      </w:del>
    </w:ins>
  </w:p>
  <w:p w:rsidR="00000000" w:rsidDel="00000000" w:rsidP="00000000" w:rsidRDefault="00000000" w:rsidRPr="00000000" w14:paraId="00000A65">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952500"/>
              <wp:effectExtent b="0" l="0" r="0" t="0"/>
              <wp:docPr id="74"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305350" cy="9525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6">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The Nutrition Tip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delText>
        </w:r>
      </w:del>
    </w:ins>
  </w:p>
  <w:p w:rsidR="00000000" w:rsidDel="00000000" w:rsidP="00000000" w:rsidRDefault="00000000" w:rsidRPr="00000000" w14:paraId="00000A67">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68">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69">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6A">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Feedback Page:</w:delText>
        </w:r>
      </w:del>
    </w:ins>
  </w:p>
  <w:p w:rsidR="00000000" w:rsidDel="00000000" w:rsidP="00000000" w:rsidRDefault="00000000" w:rsidRPr="00000000" w14:paraId="00000A6B">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044700"/>
              <wp:effectExtent b="0" l="0" r="0" t="0"/>
              <wp:docPr id="10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305350" cy="20447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C">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delText>
        </w:r>
      </w:del>
    </w:ins>
  </w:p>
  <w:p w:rsidR="00000000" w:rsidDel="00000000" w:rsidP="00000000" w:rsidRDefault="00000000" w:rsidRPr="00000000" w14:paraId="00000A6D">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Once the plan is updated it comes with a confirmation message .</w:delText>
        </w:r>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533400"/>
              <wp:effectExtent b="0" l="0" r="0" t="0"/>
              <wp:docPr id="83"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305350" cy="5334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6E">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6F">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0">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1">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2">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3">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4">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5">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View all users page:</w:delText>
        </w:r>
      </w:del>
    </w:ins>
  </w:p>
  <w:p w:rsidR="00000000" w:rsidDel="00000000" w:rsidP="00000000" w:rsidRDefault="00000000" w:rsidRPr="00000000" w14:paraId="00000A76">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PrChange w:author="Prajan Prajan" w:id="154" w:date="2026-09-23T04:47:34Z">
              <w:rPr/>
            </w:rPrChange>
          </w:rPr>
          <w:drawing>
            <wp:inline distB="114300" distT="114300" distL="114300" distR="114300">
              <wp:extent cx="5305350" cy="2400300"/>
              <wp:effectExtent b="0" l="0" r="0" t="0"/>
              <wp:docPr id="8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305350" cy="2400300"/>
                      </a:xfrm>
                      <a:prstGeom prst="rect"/>
                      <a:ln/>
                    </pic:spPr>
                  </pic:pic>
                </a:graphicData>
              </a:graphic>
            </wp:inline>
          </w:drawing>
        </w:r>
        <w:r w:rsidDel="00000000" w:rsidR="00000000" w:rsidRPr="00000000">
          <w:rPr>
            <w:rtl w:val="0"/>
          </w:rPr>
        </w:r>
      </w:del>
    </w:ins>
  </w:p>
  <w:p w:rsidR="00000000" w:rsidDel="00000000" w:rsidP="00000000" w:rsidRDefault="00000000" w:rsidRPr="00000000" w14:paraId="00000A77">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Description: 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delText>
        </w:r>
      </w:del>
    </w:ins>
  </w:p>
  <w:p w:rsidR="00000000" w:rsidDel="00000000" w:rsidP="00000000" w:rsidRDefault="00000000" w:rsidRPr="00000000" w14:paraId="00000A78">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9">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A">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B">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C">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D">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E">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7F">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80">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81">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Conclusion:</w:delText>
        </w:r>
      </w:del>
    </w:ins>
  </w:p>
  <w:p w:rsidR="00000000" w:rsidDel="00000000" w:rsidP="00000000" w:rsidRDefault="00000000" w:rsidRPr="00000000" w14:paraId="00000A82">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delText>
        </w:r>
      </w:del>
    </w:ins>
  </w:p>
  <w:p w:rsidR="00000000" w:rsidDel="00000000" w:rsidP="00000000" w:rsidRDefault="00000000" w:rsidRPr="00000000" w14:paraId="00000A83">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delText>
        </w:r>
      </w:del>
    </w:ins>
  </w:p>
  <w:p w:rsidR="00000000" w:rsidDel="00000000" w:rsidP="00000000" w:rsidRDefault="00000000" w:rsidRPr="00000000" w14:paraId="00000A84">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delText>
        </w:r>
      </w:del>
    </w:ins>
  </w:p>
  <w:p w:rsidR="00000000" w:rsidDel="00000000" w:rsidP="00000000" w:rsidRDefault="00000000" w:rsidRPr="00000000" w14:paraId="00000A85">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Fonts w:ascii="Cambria" w:cs="Cambria" w:eastAsia="Cambria" w:hAnsi="Cambria"/>
            <w:b w:val="1"/>
            <w:bCs w:val="1"/>
            <w:sz w:val="30"/>
            <w:szCs w:val="30"/>
            <w:u w:val="single"/>
            <w:rtl w:val="0"/>
            <w:rPrChange w:author="Prajan Prajan" w:id="154" w:date="2026-09-23T04:47:34Z">
              <w:rPr/>
            </w:rPrChange>
          </w:rPr>
          <w:delTex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delText>
        </w:r>
      </w:del>
    </w:ins>
  </w:p>
  <w:p w:rsidR="00000000" w:rsidDel="00000000" w:rsidP="00000000" w:rsidRDefault="00000000" w:rsidRPr="00000000" w14:paraId="00000A86">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87">
    <w:pPr>
      <w:spacing w:after="240" w:before="240" w:line="276" w:lineRule="auto"/>
      <w:rPr>
        <w:ins w:author="Prajan Prajan" w:id="142" w:date="2026-09-23T04:47:34Z"/>
        <w:del w:author="PREMA" w:id="148" w:date="2026-09-24T01:15:25Z"/>
        <w:rFonts w:ascii="Cambria" w:cs="Cambria" w:eastAsia="Cambria" w:hAnsi="Cambria"/>
        <w:b w:val="1"/>
        <w:bCs w:val="1"/>
        <w:sz w:val="30"/>
        <w:szCs w:val="30"/>
        <w:u w:val="single"/>
        <w:rPrChange w:author="Prajan Prajan" w:id="154" w:date="2026-09-23T04:47:34Z">
          <w:rPr/>
        </w:rPrChange>
      </w:rPr>
    </w:pPr>
    <w:ins w:author="Prajan Prajan" w:id="142" w:date="2026-09-23T04:47:34Z">
      <w:del w:author="PREMA" w:id="148" w:date="2026-09-24T01:15:25Z">
        <w:r w:rsidDel="00000000" w:rsidR="00000000" w:rsidRPr="00000000">
          <w:rPr>
            <w:rtl w:val="0"/>
          </w:rPr>
        </w:r>
      </w:del>
    </w:ins>
  </w:p>
  <w:p w:rsidR="00000000" w:rsidDel="00000000" w:rsidP="00000000" w:rsidRDefault="00000000" w:rsidRPr="00000000" w14:paraId="00000A88">
    <w:pPr>
      <w:spacing w:line="276" w:lineRule="auto"/>
      <w:rPr>
        <w:ins w:author="Prajan Prajan" w:id="142" w:date="2026-09-23T04:47:34Z"/>
        <w:rFonts w:ascii="Cambria" w:cs="Cambria" w:eastAsia="Cambria" w:hAnsi="Cambria"/>
        <w:rPrChange w:author="Prajan Prajan" w:id="154" w:date="2026-09-23T04:47:34Z">
          <w:rPr/>
        </w:rPrChange>
      </w:rPr>
    </w:pPr>
    <w:ins w:author="Prajan Prajan" w:id="142" w:date="2026-09-23T04:47:34Z">
      <w:r w:rsidDel="00000000" w:rsidR="00000000" w:rsidRPr="00000000">
        <w:rPr>
          <w:rtl w:val="0"/>
        </w:rPr>
      </w:r>
    </w:ins>
  </w:p>
  <w:p w:rsidR="00000000" w:rsidDel="00000000" w:rsidP="00000000" w:rsidRDefault="00000000" w:rsidRPr="00000000" w14:paraId="00000A89">
    <w:pPr>
      <w:spacing w:line="276" w:lineRule="auto"/>
      <w:rPr>
        <w:rFonts w:ascii="Cambria" w:cs="Cambria" w:eastAsia="Cambria" w:hAnsi="Cambria"/>
        <w:b w:val="1"/>
        <w:bCs w:val="1"/>
        <w:sz w:val="30"/>
        <w:szCs w:val="30"/>
        <w:u w:val="single"/>
        <w:rPrChange w:author="Prajan Prajan" w:id="154" w:date="2026-09-23T04:47:34Z">
          <w:rPr/>
        </w:rPrChang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B">
    <w:pPr>
      <w:rPr>
        <w:ins w:author="Yunus Sheriff Yasar Sheriff" w:id="173" w:date="2026-09-24T09:02:26Z"/>
        <w:rPrChange w:author="Yunus Sheriff Yasar Sheriff" w:id="1" w:date="2026-09-24T09:02:26Z">
          <w:rPr/>
        </w:rPrChange>
      </w:rPr>
    </w:pPr>
    <w:ins w:author="Yunus Sheriff Yasar Sheriff" w:id="173" w:date="2026-09-24T09:02:26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9.png"/><Relationship Id="rId21" Type="http://schemas.openxmlformats.org/officeDocument/2006/relationships/image" Target="media/image16.png"/><Relationship Id="rId24" Type="http://schemas.openxmlformats.org/officeDocument/2006/relationships/image" Target="media/image30.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5.png"/><Relationship Id="rId25" Type="http://schemas.openxmlformats.org/officeDocument/2006/relationships/image" Target="media/image10.png"/><Relationship Id="rId28" Type="http://schemas.openxmlformats.org/officeDocument/2006/relationships/image" Target="media/image29.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3.png"/><Relationship Id="rId7" Type="http://schemas.openxmlformats.org/officeDocument/2006/relationships/image" Target="media/image25.png"/><Relationship Id="rId8" Type="http://schemas.openxmlformats.org/officeDocument/2006/relationships/image" Target="media/image31.png"/><Relationship Id="rId31" Type="http://schemas.openxmlformats.org/officeDocument/2006/relationships/image" Target="media/image34.png"/><Relationship Id="rId30" Type="http://schemas.openxmlformats.org/officeDocument/2006/relationships/image" Target="media/image32.png"/><Relationship Id="rId11" Type="http://schemas.openxmlformats.org/officeDocument/2006/relationships/image" Target="media/image13.png"/><Relationship Id="rId33" Type="http://schemas.openxmlformats.org/officeDocument/2006/relationships/image" Target="media/image21.png"/><Relationship Id="rId10" Type="http://schemas.openxmlformats.org/officeDocument/2006/relationships/image" Target="media/image7.png"/><Relationship Id="rId32" Type="http://schemas.openxmlformats.org/officeDocument/2006/relationships/image" Target="media/image17.png"/><Relationship Id="rId13" Type="http://schemas.openxmlformats.org/officeDocument/2006/relationships/image" Target="media/image24.png"/><Relationship Id="rId35" Type="http://schemas.openxmlformats.org/officeDocument/2006/relationships/header" Target="header1.xml"/><Relationship Id="rId12" Type="http://schemas.openxmlformats.org/officeDocument/2006/relationships/image" Target="media/image27.png"/><Relationship Id="rId34" Type="http://schemas.openxmlformats.org/officeDocument/2006/relationships/image" Target="media/image14.png"/><Relationship Id="rId15" Type="http://schemas.openxmlformats.org/officeDocument/2006/relationships/image" Target="media/image9.png"/><Relationship Id="rId37" Type="http://schemas.openxmlformats.org/officeDocument/2006/relationships/footer" Target="footer1.xml"/><Relationship Id="rId14" Type="http://schemas.openxmlformats.org/officeDocument/2006/relationships/image" Target="media/image4.png"/><Relationship Id="rId36" Type="http://schemas.openxmlformats.org/officeDocument/2006/relationships/header" Target="header2.xml"/><Relationship Id="rId17" Type="http://schemas.openxmlformats.org/officeDocument/2006/relationships/image" Target="media/image1.png"/><Relationship Id="rId16" Type="http://schemas.openxmlformats.org/officeDocument/2006/relationships/image" Target="media/image11.png"/><Relationship Id="rId38" Type="http://schemas.openxmlformats.org/officeDocument/2006/relationships/footer" Target="footer2.xml"/><Relationship Id="rId19" Type="http://schemas.openxmlformats.org/officeDocument/2006/relationships/image" Target="media/image20.png"/><Relationship Id="rId18" Type="http://schemas.openxmlformats.org/officeDocument/2006/relationships/image" Target="media/image18.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9.png"/><Relationship Id="rId21" Type="http://schemas.openxmlformats.org/officeDocument/2006/relationships/image" Target="media/image33.png"/><Relationship Id="rId24" Type="http://schemas.openxmlformats.org/officeDocument/2006/relationships/image" Target="media/image32.png"/><Relationship Id="rId23" Type="http://schemas.openxmlformats.org/officeDocument/2006/relationships/image" Target="media/image23.png"/><Relationship Id="rId1" Type="http://schemas.openxmlformats.org/officeDocument/2006/relationships/image" Target="media/image28.png"/><Relationship Id="rId2" Type="http://schemas.openxmlformats.org/officeDocument/2006/relationships/image" Target="media/image12.png"/><Relationship Id="rId3" Type="http://schemas.openxmlformats.org/officeDocument/2006/relationships/image" Target="media/image9.png"/><Relationship Id="rId4" Type="http://schemas.openxmlformats.org/officeDocument/2006/relationships/image" Target="media/image6.png"/><Relationship Id="rId9" Type="http://schemas.openxmlformats.org/officeDocument/2006/relationships/image" Target="media/image4.png"/><Relationship Id="rId26" Type="http://schemas.openxmlformats.org/officeDocument/2006/relationships/image" Target="media/image17.png"/><Relationship Id="rId25" Type="http://schemas.openxmlformats.org/officeDocument/2006/relationships/image" Target="media/image34.png"/><Relationship Id="rId28" Type="http://schemas.openxmlformats.org/officeDocument/2006/relationships/image" Target="media/image14.png"/><Relationship Id="rId27" Type="http://schemas.openxmlformats.org/officeDocument/2006/relationships/image" Target="media/image21.png"/><Relationship Id="rId5" Type="http://schemas.openxmlformats.org/officeDocument/2006/relationships/image" Target="media/image7.png"/><Relationship Id="rId6" Type="http://schemas.openxmlformats.org/officeDocument/2006/relationships/image" Target="media/image13.png"/><Relationship Id="rId7" Type="http://schemas.openxmlformats.org/officeDocument/2006/relationships/image" Target="media/image27.png"/><Relationship Id="rId8" Type="http://schemas.openxmlformats.org/officeDocument/2006/relationships/image" Target="media/image24.png"/><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20.png"/><Relationship Id="rId12" Type="http://schemas.openxmlformats.org/officeDocument/2006/relationships/image" Target="media/image18.png"/><Relationship Id="rId15" Type="http://schemas.openxmlformats.org/officeDocument/2006/relationships/image" Target="media/image16.png"/><Relationship Id="rId14" Type="http://schemas.openxmlformats.org/officeDocument/2006/relationships/image" Target="media/image22.png"/><Relationship Id="rId17" Type="http://schemas.openxmlformats.org/officeDocument/2006/relationships/image" Target="media/image26.png"/><Relationship Id="rId16" Type="http://schemas.openxmlformats.org/officeDocument/2006/relationships/image" Target="media/image19.png"/><Relationship Id="rId19" Type="http://schemas.openxmlformats.org/officeDocument/2006/relationships/image" Target="media/image10.png"/><Relationship Id="rId1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